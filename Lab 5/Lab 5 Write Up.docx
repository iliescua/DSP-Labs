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9C09C" w14:textId="77777777" w:rsidR="005B29C4" w:rsidRPr="005C374C" w:rsidRDefault="005B29C4" w:rsidP="005B29C4">
      <w:pPr>
        <w:jc w:val="center"/>
        <w:rPr>
          <w:rFonts w:cs="Times New Roman"/>
          <w:sz w:val="44"/>
          <w:szCs w:val="44"/>
        </w:rPr>
      </w:pPr>
      <w:ins w:id="0" w:author="Win, Than" w:date="2020-01-30T09:44:00Z">
        <w:r w:rsidRPr="005C374C">
          <w:rPr>
            <w:rFonts w:cs="Times New Roman"/>
            <w:sz w:val="44"/>
            <w:szCs w:val="44"/>
          </w:rPr>
          <w:fldChar w:fldCharType="begin"/>
        </w:r>
        <w:r w:rsidRPr="005C374C">
          <w:rPr>
            <w:rFonts w:cs="Times New Roman"/>
            <w:sz w:val="44"/>
            <w:szCs w:val="44"/>
          </w:rPr>
          <w:instrText xml:space="preserve"> MACROBUTTON MTEditEquationSection2 </w:instrText>
        </w:r>
        <w:r w:rsidRPr="005C374C">
          <w:rPr>
            <w:rStyle w:val="MTEquationSection"/>
            <w:rPrChange w:id="1" w:author="Win, Than" w:date="2020-01-30T09:44:00Z">
              <w:rPr>
                <w:rFonts w:cs="Times New Roman"/>
                <w:sz w:val="44"/>
                <w:szCs w:val="44"/>
              </w:rPr>
            </w:rPrChange>
          </w:rPr>
          <w:instrText>Equation Chapter 1 Section 1</w:instrText>
        </w:r>
        <w:r w:rsidRPr="005C374C">
          <w:rPr>
            <w:rFonts w:cs="Times New Roman"/>
            <w:sz w:val="44"/>
            <w:szCs w:val="44"/>
          </w:rPr>
          <w:fldChar w:fldCharType="begin"/>
        </w:r>
        <w:r w:rsidRPr="005C374C">
          <w:rPr>
            <w:rFonts w:cs="Times New Roman"/>
            <w:sz w:val="44"/>
            <w:szCs w:val="44"/>
          </w:rPr>
          <w:instrText xml:space="preserve"> SEQ MTEqn \r \h \* MERGEFORMAT </w:instrText>
        </w:r>
        <w:r w:rsidRPr="005C374C">
          <w:rPr>
            <w:rFonts w:cs="Times New Roman"/>
            <w:sz w:val="44"/>
            <w:szCs w:val="44"/>
          </w:rPr>
          <w:fldChar w:fldCharType="end"/>
        </w:r>
        <w:r w:rsidRPr="005C374C">
          <w:rPr>
            <w:rFonts w:cs="Times New Roman"/>
            <w:sz w:val="44"/>
            <w:szCs w:val="44"/>
          </w:rPr>
          <w:fldChar w:fldCharType="begin"/>
        </w:r>
        <w:r w:rsidRPr="005C374C">
          <w:rPr>
            <w:rFonts w:cs="Times New Roman"/>
            <w:sz w:val="44"/>
            <w:szCs w:val="44"/>
          </w:rPr>
          <w:instrText xml:space="preserve"> SEQ MTSec \r 1 \h \* MERGEFORMAT </w:instrText>
        </w:r>
        <w:r w:rsidRPr="005C374C">
          <w:rPr>
            <w:rFonts w:cs="Times New Roman"/>
            <w:sz w:val="44"/>
            <w:szCs w:val="44"/>
          </w:rPr>
          <w:fldChar w:fldCharType="end"/>
        </w:r>
        <w:r w:rsidRPr="005C374C">
          <w:rPr>
            <w:rFonts w:cs="Times New Roman"/>
            <w:sz w:val="44"/>
            <w:szCs w:val="44"/>
          </w:rPr>
          <w:fldChar w:fldCharType="begin"/>
        </w:r>
        <w:r w:rsidRPr="005C374C">
          <w:rPr>
            <w:rFonts w:cs="Times New Roman"/>
            <w:sz w:val="44"/>
            <w:szCs w:val="44"/>
          </w:rPr>
          <w:instrText xml:space="preserve"> SEQ MTChap \r 1 \h \* MERGEFORMAT </w:instrText>
        </w:r>
        <w:r w:rsidRPr="005C374C">
          <w:rPr>
            <w:rFonts w:cs="Times New Roman"/>
            <w:sz w:val="44"/>
            <w:szCs w:val="44"/>
          </w:rPr>
          <w:fldChar w:fldCharType="end"/>
        </w:r>
        <w:r w:rsidRPr="005C374C">
          <w:rPr>
            <w:rFonts w:cs="Times New Roman"/>
            <w:sz w:val="44"/>
            <w:szCs w:val="44"/>
          </w:rPr>
          <w:fldChar w:fldCharType="end"/>
        </w:r>
      </w:ins>
    </w:p>
    <w:p w14:paraId="1A2EE143" w14:textId="77777777" w:rsidR="005B29C4" w:rsidRPr="005C374C" w:rsidRDefault="005B29C4" w:rsidP="005B29C4">
      <w:pPr>
        <w:jc w:val="center"/>
        <w:rPr>
          <w:rFonts w:cs="Times New Roman"/>
          <w:sz w:val="44"/>
          <w:szCs w:val="44"/>
        </w:rPr>
      </w:pPr>
    </w:p>
    <w:p w14:paraId="138490D9" w14:textId="77777777" w:rsidR="005B29C4" w:rsidRPr="005C374C" w:rsidRDefault="005B29C4" w:rsidP="005B29C4">
      <w:pPr>
        <w:jc w:val="center"/>
        <w:rPr>
          <w:rFonts w:cs="Times New Roman"/>
          <w:sz w:val="44"/>
          <w:szCs w:val="44"/>
        </w:rPr>
      </w:pPr>
      <w:r w:rsidRPr="005C374C">
        <w:rPr>
          <w:rFonts w:cs="Times New Roman"/>
          <w:sz w:val="44"/>
          <w:szCs w:val="44"/>
        </w:rPr>
        <w:t>Lab 5 – Convolution – 2-D</w:t>
      </w:r>
    </w:p>
    <w:p w14:paraId="5FB58F93" w14:textId="77777777" w:rsidR="005B29C4" w:rsidRPr="005C374C" w:rsidRDefault="005B29C4" w:rsidP="005B29C4">
      <w:pPr>
        <w:jc w:val="center"/>
        <w:rPr>
          <w:rFonts w:cs="Times New Roman"/>
          <w:szCs w:val="24"/>
        </w:rPr>
      </w:pPr>
      <w:r w:rsidRPr="005C374C">
        <w:rPr>
          <w:rFonts w:cs="Times New Roman"/>
          <w:szCs w:val="24"/>
        </w:rPr>
        <w:t>EE3221-051 Digital Signal Processing</w:t>
      </w:r>
    </w:p>
    <w:p w14:paraId="5351E3D3" w14:textId="77777777" w:rsidR="005B29C4" w:rsidRPr="005C374C" w:rsidRDefault="005B29C4" w:rsidP="005B29C4">
      <w:pPr>
        <w:jc w:val="center"/>
        <w:rPr>
          <w:rFonts w:cs="Times New Roman"/>
          <w:szCs w:val="24"/>
        </w:rPr>
      </w:pPr>
      <w:r w:rsidRPr="005C374C">
        <w:rPr>
          <w:rFonts w:cs="Times New Roman"/>
          <w:szCs w:val="24"/>
        </w:rPr>
        <w:t>Dr. Marek Trawicki</w:t>
      </w:r>
      <w:bookmarkStart w:id="2" w:name="_GoBack"/>
      <w:bookmarkEnd w:id="2"/>
    </w:p>
    <w:p w14:paraId="079E054D" w14:textId="77777777" w:rsidR="005B29C4" w:rsidRPr="005C374C" w:rsidRDefault="005B29C4" w:rsidP="005B29C4">
      <w:pPr>
        <w:rPr>
          <w:rFonts w:cs="Times New Roman"/>
        </w:rPr>
      </w:pPr>
    </w:p>
    <w:p w14:paraId="543E00CF" w14:textId="77777777" w:rsidR="005B29C4" w:rsidRPr="005C374C" w:rsidRDefault="005B29C4" w:rsidP="005B29C4">
      <w:pPr>
        <w:rPr>
          <w:rFonts w:cs="Times New Roman"/>
        </w:rPr>
      </w:pPr>
    </w:p>
    <w:p w14:paraId="69B1FAFC" w14:textId="77777777" w:rsidR="005B29C4" w:rsidRPr="005C374C" w:rsidRDefault="005B29C4" w:rsidP="005B29C4">
      <w:pPr>
        <w:rPr>
          <w:rFonts w:cs="Times New Roman"/>
        </w:rPr>
      </w:pPr>
    </w:p>
    <w:p w14:paraId="6BF68410" w14:textId="77777777" w:rsidR="005B29C4" w:rsidRPr="005C374C" w:rsidRDefault="005B29C4" w:rsidP="005B29C4">
      <w:pPr>
        <w:rPr>
          <w:rFonts w:cs="Times New Roman"/>
        </w:rPr>
      </w:pPr>
    </w:p>
    <w:p w14:paraId="6B3556F1" w14:textId="77777777" w:rsidR="005B29C4" w:rsidRPr="005C374C" w:rsidRDefault="005B29C4" w:rsidP="005B29C4">
      <w:pPr>
        <w:rPr>
          <w:rFonts w:cs="Times New Roman"/>
        </w:rPr>
      </w:pPr>
    </w:p>
    <w:p w14:paraId="78554293" w14:textId="77777777" w:rsidR="005B29C4" w:rsidRPr="005C374C" w:rsidRDefault="005B29C4" w:rsidP="005B29C4">
      <w:pPr>
        <w:rPr>
          <w:rFonts w:cs="Times New Roman"/>
        </w:rPr>
      </w:pPr>
    </w:p>
    <w:p w14:paraId="79E7F84F" w14:textId="77777777" w:rsidR="005B29C4" w:rsidRPr="005C374C" w:rsidRDefault="005B29C4" w:rsidP="005B29C4">
      <w:pPr>
        <w:rPr>
          <w:rFonts w:cs="Times New Roman"/>
        </w:rPr>
      </w:pPr>
    </w:p>
    <w:p w14:paraId="532DF917" w14:textId="77777777" w:rsidR="005B29C4" w:rsidRPr="005C374C" w:rsidRDefault="005B29C4" w:rsidP="005B29C4">
      <w:pPr>
        <w:rPr>
          <w:rFonts w:cs="Times New Roman"/>
          <w:szCs w:val="24"/>
        </w:rPr>
      </w:pPr>
    </w:p>
    <w:p w14:paraId="25B9D414" w14:textId="77777777" w:rsidR="005B29C4" w:rsidRPr="005C374C" w:rsidRDefault="005B29C4" w:rsidP="005B29C4">
      <w:pPr>
        <w:rPr>
          <w:rFonts w:cs="Times New Roman"/>
          <w:szCs w:val="24"/>
        </w:rPr>
      </w:pPr>
    </w:p>
    <w:p w14:paraId="6509CC3E" w14:textId="77777777" w:rsidR="005B29C4" w:rsidRPr="005C374C" w:rsidRDefault="005B29C4" w:rsidP="005B29C4">
      <w:pPr>
        <w:jc w:val="center"/>
        <w:rPr>
          <w:rFonts w:cs="Times New Roman"/>
          <w:szCs w:val="24"/>
        </w:rPr>
      </w:pPr>
      <w:r w:rsidRPr="005C374C">
        <w:rPr>
          <w:rFonts w:cs="Times New Roman"/>
          <w:szCs w:val="24"/>
        </w:rPr>
        <w:t>By: Andrew Iliescu, Eduardo Diaz, &amp; Than Win</w:t>
      </w:r>
    </w:p>
    <w:p w14:paraId="43ED6394" w14:textId="77777777" w:rsidR="005B29C4" w:rsidRPr="005C374C" w:rsidRDefault="005B29C4" w:rsidP="005B29C4">
      <w:pPr>
        <w:jc w:val="center"/>
        <w:rPr>
          <w:rFonts w:cs="Times New Roman"/>
        </w:rPr>
      </w:pPr>
    </w:p>
    <w:p w14:paraId="051204AE" w14:textId="77777777" w:rsidR="005B29C4" w:rsidRPr="005C374C" w:rsidRDefault="005B29C4" w:rsidP="005B29C4">
      <w:pPr>
        <w:rPr>
          <w:rFonts w:cs="Times New Roman"/>
        </w:rPr>
      </w:pPr>
    </w:p>
    <w:p w14:paraId="1F4A2782" w14:textId="77777777" w:rsidR="005B29C4" w:rsidRPr="005C374C" w:rsidRDefault="005B29C4" w:rsidP="005B29C4">
      <w:pPr>
        <w:rPr>
          <w:rFonts w:cs="Times New Roman"/>
        </w:rPr>
      </w:pPr>
    </w:p>
    <w:p w14:paraId="7ADA64B7" w14:textId="77777777" w:rsidR="005B29C4" w:rsidRPr="005C374C" w:rsidRDefault="005B29C4" w:rsidP="005B29C4">
      <w:pPr>
        <w:rPr>
          <w:rFonts w:cs="Times New Roman"/>
        </w:rPr>
      </w:pPr>
    </w:p>
    <w:p w14:paraId="2756AD0E" w14:textId="77777777" w:rsidR="005B29C4" w:rsidRPr="005C374C" w:rsidRDefault="005B29C4" w:rsidP="005B29C4">
      <w:pPr>
        <w:rPr>
          <w:rFonts w:cs="Times New Roman"/>
        </w:rPr>
      </w:pPr>
    </w:p>
    <w:p w14:paraId="4339AD34" w14:textId="77777777" w:rsidR="005B29C4" w:rsidRPr="005C374C" w:rsidRDefault="005B29C4" w:rsidP="005B29C4">
      <w:pPr>
        <w:rPr>
          <w:rFonts w:cs="Times New Roman"/>
        </w:rPr>
      </w:pPr>
    </w:p>
    <w:p w14:paraId="16B689CC" w14:textId="77777777" w:rsidR="005B29C4" w:rsidRPr="005C374C" w:rsidRDefault="005B29C4" w:rsidP="005B29C4">
      <w:pPr>
        <w:rPr>
          <w:rFonts w:cs="Times New Roman"/>
        </w:rPr>
      </w:pPr>
    </w:p>
    <w:p w14:paraId="73D10BC8" w14:textId="77777777" w:rsidR="005B29C4" w:rsidRPr="005C374C" w:rsidRDefault="005B29C4" w:rsidP="005B29C4">
      <w:pPr>
        <w:rPr>
          <w:rFonts w:cs="Times New Roman"/>
        </w:rPr>
      </w:pPr>
    </w:p>
    <w:p w14:paraId="35BDEC19" w14:textId="77777777" w:rsidR="005B29C4" w:rsidRPr="005C374C" w:rsidRDefault="005B29C4" w:rsidP="005B29C4">
      <w:pPr>
        <w:rPr>
          <w:rFonts w:cs="Times New Roman"/>
        </w:rPr>
      </w:pPr>
    </w:p>
    <w:p w14:paraId="5217390C" w14:textId="77777777" w:rsidR="005B29C4" w:rsidRPr="005C374C" w:rsidRDefault="005B29C4" w:rsidP="005B29C4">
      <w:pPr>
        <w:rPr>
          <w:rFonts w:cs="Times New Roman"/>
        </w:rPr>
      </w:pPr>
    </w:p>
    <w:p w14:paraId="5FF46384" w14:textId="77777777" w:rsidR="005B29C4" w:rsidRPr="005C374C" w:rsidRDefault="005B29C4" w:rsidP="005B29C4">
      <w:pPr>
        <w:rPr>
          <w:rFonts w:cs="Times New Roman"/>
        </w:rPr>
      </w:pPr>
    </w:p>
    <w:p w14:paraId="3D9A96D8" w14:textId="77777777" w:rsidR="005B29C4" w:rsidRPr="005C374C" w:rsidRDefault="005B29C4" w:rsidP="005B29C4">
      <w:pPr>
        <w:jc w:val="center"/>
        <w:rPr>
          <w:rFonts w:cs="Times New Roman"/>
          <w:szCs w:val="24"/>
        </w:rPr>
      </w:pPr>
      <w:r w:rsidRPr="005C374C">
        <w:rPr>
          <w:rFonts w:cs="Times New Roman"/>
          <w:szCs w:val="24"/>
        </w:rPr>
        <w:t>30 January 2020</w:t>
      </w:r>
    </w:p>
    <w:p w14:paraId="6E99B8C7" w14:textId="77777777" w:rsidR="005B29C4" w:rsidRPr="005C374C" w:rsidRDefault="005B29C4" w:rsidP="005B29C4">
      <w:pPr>
        <w:pStyle w:val="HeaderCustom"/>
        <w:rPr>
          <w:rFonts w:ascii="Times New Roman" w:hAnsi="Times New Roman" w:cs="Times New Roman"/>
          <w:color w:val="auto"/>
        </w:rPr>
      </w:pPr>
      <w:r w:rsidRPr="005C374C">
        <w:rPr>
          <w:rFonts w:ascii="Times New Roman" w:hAnsi="Times New Roman" w:cs="Times New Roman"/>
          <w:color w:val="auto"/>
        </w:rPr>
        <w:lastRenderedPageBreak/>
        <w:t>Introduction</w:t>
      </w:r>
    </w:p>
    <w:p w14:paraId="1A52A21B" w14:textId="77777777" w:rsidR="005B29C4" w:rsidRPr="005C374C" w:rsidRDefault="005B29C4" w:rsidP="005B29C4">
      <w:pPr>
        <w:ind w:firstLine="720"/>
        <w:rPr>
          <w:rFonts w:cs="Times New Roman"/>
          <w:szCs w:val="24"/>
        </w:rPr>
      </w:pPr>
      <w:r w:rsidRPr="005C374C">
        <w:rPr>
          <w:rFonts w:cs="Times New Roman"/>
          <w:szCs w:val="24"/>
        </w:rPr>
        <w:t>The main objective of this lab consists of the use of MATLAB to apply an input signal to a system (impulse) response. This response will be analyzed by processing them through a series filter by using 2-D convolution in MATLAB.</w:t>
      </w:r>
    </w:p>
    <w:p w14:paraId="6F21AA5E" w14:textId="77777777" w:rsidR="005B29C4" w:rsidRPr="005C374C" w:rsidRDefault="005B29C4" w:rsidP="005B29C4">
      <w:pPr>
        <w:rPr>
          <w:rFonts w:cs="Times New Roman"/>
          <w:szCs w:val="24"/>
        </w:rPr>
      </w:pPr>
    </w:p>
    <w:p w14:paraId="7991B9B4" w14:textId="77777777" w:rsidR="005B29C4" w:rsidRPr="005C374C" w:rsidRDefault="005B29C4" w:rsidP="005B29C4">
      <w:pPr>
        <w:pStyle w:val="HeaderCustom"/>
        <w:rPr>
          <w:rFonts w:ascii="Times New Roman" w:hAnsi="Times New Roman" w:cs="Times New Roman"/>
          <w:color w:val="auto"/>
        </w:rPr>
      </w:pPr>
      <w:r w:rsidRPr="005C374C">
        <w:rPr>
          <w:rFonts w:ascii="Times New Roman" w:hAnsi="Times New Roman" w:cs="Times New Roman"/>
          <w:color w:val="auto"/>
        </w:rPr>
        <w:t>Procedure</w:t>
      </w:r>
    </w:p>
    <w:p w14:paraId="668E1B69" w14:textId="77777777" w:rsidR="005B29C4" w:rsidRPr="005C374C" w:rsidRDefault="005B29C4" w:rsidP="005B29C4">
      <w:pPr>
        <w:rPr>
          <w:rFonts w:cs="Times New Roman"/>
          <w:szCs w:val="24"/>
        </w:rPr>
      </w:pPr>
      <w:r w:rsidRPr="005C374C">
        <w:rPr>
          <w:rFonts w:cs="Times New Roman"/>
          <w:szCs w:val="24"/>
        </w:rPr>
        <w:t>Materials:</w:t>
      </w:r>
    </w:p>
    <w:p w14:paraId="74BE7012"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sz w:val="24"/>
          <w:szCs w:val="24"/>
        </w:rPr>
        <w:t>Laptop with MATLAB Software</w:t>
      </w:r>
    </w:p>
    <w:p w14:paraId="48DE5614" w14:textId="77777777" w:rsidR="005B29C4" w:rsidRPr="005C374C" w:rsidRDefault="005B29C4" w:rsidP="005B29C4">
      <w:pPr>
        <w:pStyle w:val="ListParagraph"/>
        <w:rPr>
          <w:rFonts w:ascii="Times New Roman" w:hAnsi="Times New Roman" w:cs="Times New Roman"/>
          <w:sz w:val="24"/>
          <w:szCs w:val="24"/>
        </w:rPr>
      </w:pPr>
    </w:p>
    <w:p w14:paraId="14991AB4" w14:textId="77777777" w:rsidR="005B29C4" w:rsidRPr="005C374C" w:rsidRDefault="005B29C4" w:rsidP="005B29C4">
      <w:pPr>
        <w:rPr>
          <w:rFonts w:cs="Times New Roman"/>
          <w:szCs w:val="24"/>
        </w:rPr>
      </w:pPr>
      <w:r w:rsidRPr="005C374C">
        <w:rPr>
          <w:rFonts w:cs="Times New Roman"/>
          <w:szCs w:val="24"/>
        </w:rPr>
        <w:t>MATLAB Procedure:</w:t>
      </w:r>
    </w:p>
    <w:p w14:paraId="50A23246"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rPr>
        <w:t>Load and look at the original built-in input images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into the Command Window using the </w:t>
      </w:r>
      <w:r w:rsidRPr="005C374C">
        <w:rPr>
          <w:rFonts w:ascii="Times New Roman" w:hAnsi="Times New Roman" w:cs="Times New Roman"/>
          <w:i/>
          <w:iCs/>
        </w:rPr>
        <w:t>imread</w:t>
      </w:r>
      <w:r w:rsidRPr="005C374C">
        <w:rPr>
          <w:rFonts w:ascii="Times New Roman" w:hAnsi="Times New Roman" w:cs="Times New Roman"/>
        </w:rPr>
        <w:t xml:space="preserve"> command in Matlab, where n and m represent the spatial position in the 2-dimensional plane for the image intensity or color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w:t>
      </w:r>
    </w:p>
    <w:p w14:paraId="796F7AD2"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rPr>
        <w:t>Given the kernels (masks) h</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and input images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 determine the output images using the </w:t>
      </w:r>
      <w:r w:rsidRPr="005C374C">
        <w:rPr>
          <w:rFonts w:ascii="Times New Roman" w:hAnsi="Times New Roman" w:cs="Times New Roman"/>
          <w:i/>
          <w:iCs/>
        </w:rPr>
        <w:t>imfilter</w:t>
      </w:r>
      <w:r w:rsidRPr="005C374C">
        <w:rPr>
          <w:rFonts w:ascii="Times New Roman" w:hAnsi="Times New Roman" w:cs="Times New Roman"/>
        </w:rPr>
        <w:t xml:space="preserve"> command in Matlab.</w:t>
      </w:r>
    </w:p>
    <w:p w14:paraId="44C7D0DC" w14:textId="77777777" w:rsidR="005B29C4" w:rsidRPr="005C374C" w:rsidRDefault="005B29C4" w:rsidP="005B29C4">
      <w:pPr>
        <w:pStyle w:val="ListParagraph"/>
        <w:numPr>
          <w:ilvl w:val="1"/>
          <w:numId w:val="1"/>
        </w:numPr>
        <w:rPr>
          <w:rFonts w:ascii="Times New Roman" w:hAnsi="Times New Roman" w:cs="Times New Roman"/>
          <w:sz w:val="24"/>
          <w:szCs w:val="24"/>
        </w:rPr>
      </w:pPr>
      <w:r w:rsidRPr="005C374C">
        <w:rPr>
          <w:rFonts w:ascii="Times New Roman" w:hAnsi="Times New Roman" w:cs="Times New Roman"/>
          <w:sz w:val="24"/>
          <w:szCs w:val="24"/>
        </w:rPr>
        <w:t>y[n, m] = x[n, m]</w:t>
      </w:r>
      <w:r>
        <w:rPr>
          <w:rFonts w:ascii="Times New Roman" w:hAnsi="Times New Roman" w:cs="Times New Roman"/>
          <w:sz w:val="24"/>
          <w:szCs w:val="24"/>
        </w:rPr>
        <w:t xml:space="preserve"> </w:t>
      </w:r>
      <w:r w:rsidRPr="005C374C">
        <w:rPr>
          <w:rFonts w:ascii="Times New Roman" w:hAnsi="Times New Roman" w:cs="Times New Roman"/>
          <w:sz w:val="24"/>
          <w:szCs w:val="24"/>
        </w:rPr>
        <w:t>*</w:t>
      </w:r>
      <w:r>
        <w:rPr>
          <w:rFonts w:ascii="Times New Roman" w:hAnsi="Times New Roman" w:cs="Times New Roman"/>
          <w:sz w:val="24"/>
          <w:szCs w:val="24"/>
        </w:rPr>
        <w:t xml:space="preserve"> </w:t>
      </w:r>
      <w:r w:rsidRPr="005C374C">
        <w:rPr>
          <w:rFonts w:ascii="Times New Roman" w:hAnsi="Times New Roman" w:cs="Times New Roman"/>
          <w:sz w:val="24"/>
          <w:szCs w:val="24"/>
        </w:rPr>
        <w:t>h[n, m] = ∑ ∑ x[k, l] h[n-k, m-l]</w:t>
      </w:r>
    </w:p>
    <w:p w14:paraId="40A46A74"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rPr>
        <w:t xml:space="preserve">Graph the images as the input images x </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and output images y [n, m</w:t>
      </w:r>
      <w:r w:rsidRPr="005C374C">
        <w:rPr>
          <w:rFonts w:ascii="Times New Roman" w:hAnsi="Times New Roman" w:cs="Times New Roman"/>
        </w:rPr>
        <w:sym w:font="Symbol" w:char="F05D"/>
      </w:r>
      <w:r w:rsidRPr="005C374C">
        <w:rPr>
          <w:rFonts w:ascii="Times New Roman" w:hAnsi="Times New Roman" w:cs="Times New Roman"/>
        </w:rPr>
        <w:t xml:space="preserve"> using the </w:t>
      </w:r>
      <w:r w:rsidRPr="005C374C">
        <w:rPr>
          <w:rFonts w:ascii="Times New Roman" w:hAnsi="Times New Roman" w:cs="Times New Roman"/>
          <w:i/>
          <w:iCs/>
        </w:rPr>
        <w:t>imshow</w:t>
      </w:r>
      <w:r w:rsidRPr="005C374C">
        <w:rPr>
          <w:rFonts w:ascii="Times New Roman" w:hAnsi="Times New Roman" w:cs="Times New Roman"/>
        </w:rPr>
        <w:t xml:space="preserve"> command in Matlab.</w:t>
      </w:r>
    </w:p>
    <w:p w14:paraId="7E94B882" w14:textId="77777777" w:rsidR="005B29C4" w:rsidRPr="005C374C" w:rsidRDefault="005B29C4" w:rsidP="005B29C4">
      <w:pPr>
        <w:pStyle w:val="ListParagraph"/>
        <w:numPr>
          <w:ilvl w:val="0"/>
          <w:numId w:val="1"/>
        </w:numPr>
        <w:rPr>
          <w:rStyle w:val="CommentReference"/>
          <w:rFonts w:ascii="Times New Roman" w:hAnsi="Times New Roman" w:cs="Times New Roman"/>
          <w:sz w:val="24"/>
          <w:szCs w:val="24"/>
        </w:rPr>
      </w:pPr>
      <w:r w:rsidRPr="005C374C">
        <w:rPr>
          <w:rFonts w:ascii="Times New Roman" w:hAnsi="Times New Roman" w:cs="Times New Roman"/>
        </w:rPr>
        <w:t>Given the original kernel (mask) and circles.png input image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determine the output image y</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w:t>
      </w:r>
    </w:p>
    <w:p w14:paraId="2A77414C" w14:textId="77777777" w:rsidR="005B29C4" w:rsidRPr="005C374C" w:rsidRDefault="005B29C4" w:rsidP="005B29C4">
      <w:pPr>
        <w:pStyle w:val="MTDisplayEquation"/>
      </w:pPr>
      <w:r w:rsidRPr="005C374C">
        <w:tab/>
      </w:r>
      <w:r w:rsidRPr="005C374C">
        <w:rPr>
          <w:position w:val="-50"/>
        </w:rPr>
        <w:object w:dxaOrig="2380" w:dyaOrig="1120" w14:anchorId="0352E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56.25pt" o:ole="">
            <v:imagedata r:id="rId5" o:title=""/>
          </v:shape>
          <o:OLEObject Type="Embed" ProgID="Equation.DSMT4" ShapeID="_x0000_i1025" DrawAspect="Content" ObjectID="_1642422652" r:id="rId6"/>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1</w:instrText>
      </w:r>
      <w:r>
        <w:rPr>
          <w:noProof/>
        </w:rPr>
        <w:fldChar w:fldCharType="end"/>
      </w:r>
      <w:r w:rsidRPr="005C374C">
        <w:instrText>)</w:instrText>
      </w:r>
      <w:r w:rsidRPr="005C374C">
        <w:fldChar w:fldCharType="end"/>
      </w:r>
    </w:p>
    <w:p w14:paraId="3C10D401"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rPr>
        <w:t>Graph the input image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and output image y </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in </w:t>
      </w:r>
      <w:r>
        <w:rPr>
          <w:rFonts w:ascii="Times New Roman" w:hAnsi="Times New Roman" w:cs="Times New Roman"/>
        </w:rPr>
        <w:t xml:space="preserve">a </w:t>
      </w:r>
      <w:r w:rsidRPr="005C374C">
        <w:rPr>
          <w:rFonts w:ascii="Times New Roman" w:hAnsi="Times New Roman" w:cs="Times New Roman"/>
        </w:rPr>
        <w:t xml:space="preserve">1 </w:t>
      </w:r>
      <w:r w:rsidRPr="005C374C">
        <w:rPr>
          <w:rFonts w:ascii="Times New Roman" w:hAnsi="Times New Roman" w:cs="Times New Roman"/>
        </w:rPr>
        <w:sym w:font="Symbol" w:char="F0B4"/>
      </w:r>
      <w:r w:rsidRPr="005C374C">
        <w:rPr>
          <w:rFonts w:ascii="Times New Roman" w:hAnsi="Times New Roman" w:cs="Times New Roman"/>
        </w:rPr>
        <w:t xml:space="preserve"> 2 plot.</w:t>
      </w:r>
    </w:p>
    <w:p w14:paraId="6CA20A92"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rPr>
        <w:t>Given the Average LPF and Average HPF kernels (masks) and circles.png input image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determine the output images y </w:t>
      </w:r>
      <w:r w:rsidRPr="005C374C">
        <w:rPr>
          <w:rFonts w:ascii="Times New Roman" w:hAnsi="Times New Roman" w:cs="Times New Roman"/>
        </w:rPr>
        <w:sym w:font="Symbol" w:char="F05B"/>
      </w:r>
      <w:r w:rsidRPr="005C374C">
        <w:rPr>
          <w:rFonts w:ascii="Times New Roman" w:hAnsi="Times New Roman" w:cs="Times New Roman"/>
        </w:rPr>
        <w:t xml:space="preserve"> n, m</w:t>
      </w:r>
      <w:r w:rsidRPr="005C374C">
        <w:rPr>
          <w:rFonts w:ascii="Times New Roman" w:hAnsi="Times New Roman" w:cs="Times New Roman"/>
        </w:rPr>
        <w:sym w:font="Symbol" w:char="F05D"/>
      </w:r>
      <w:r w:rsidRPr="005C374C">
        <w:rPr>
          <w:rFonts w:ascii="Times New Roman" w:hAnsi="Times New Roman" w:cs="Times New Roman"/>
        </w:rPr>
        <w:t>.</w:t>
      </w:r>
    </w:p>
    <w:p w14:paraId="1F7C6592"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rPr>
        <w:t>Graph the input image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and output images y</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in 2 x 2 plot.</w:t>
      </w:r>
    </w:p>
    <w:p w14:paraId="0251667D" w14:textId="77777777" w:rsidR="005B29C4" w:rsidRPr="005C374C" w:rsidRDefault="005B29C4" w:rsidP="005B29C4">
      <w:pPr>
        <w:pStyle w:val="MTDisplayEquation"/>
      </w:pPr>
      <w:r w:rsidRPr="005C374C">
        <w:tab/>
      </w:r>
      <w:r w:rsidRPr="005C374C">
        <w:rPr>
          <w:position w:val="-50"/>
        </w:rPr>
        <w:object w:dxaOrig="2920" w:dyaOrig="1120" w14:anchorId="1E620277">
          <v:shape id="_x0000_i1026" type="#_x0000_t75" style="width:146.25pt;height:56.25pt" o:ole="">
            <v:imagedata r:id="rId7" o:title=""/>
          </v:shape>
          <o:OLEObject Type="Embed" ProgID="Equation.DSMT4" ShapeID="_x0000_i1026" DrawAspect="Content" ObjectID="_1642422653" r:id="rId8"/>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2</w:instrText>
      </w:r>
      <w:r>
        <w:rPr>
          <w:noProof/>
        </w:rPr>
        <w:fldChar w:fldCharType="end"/>
      </w:r>
      <w:r w:rsidRPr="005C374C">
        <w:instrText>)</w:instrText>
      </w:r>
      <w:r w:rsidRPr="005C374C">
        <w:fldChar w:fldCharType="end"/>
      </w:r>
    </w:p>
    <w:p w14:paraId="07D571BA" w14:textId="77777777" w:rsidR="005B29C4" w:rsidRPr="005C374C" w:rsidRDefault="005B29C4" w:rsidP="005B29C4">
      <w:pPr>
        <w:pStyle w:val="MTDisplayEquation"/>
      </w:pPr>
      <w:r w:rsidRPr="005C374C">
        <w:tab/>
      </w:r>
      <w:r w:rsidRPr="005C374C">
        <w:rPr>
          <w:position w:val="-50"/>
        </w:rPr>
        <w:object w:dxaOrig="3060" w:dyaOrig="1120" w14:anchorId="31053EAA">
          <v:shape id="_x0000_i1027" type="#_x0000_t75" style="width:153pt;height:56.25pt" o:ole="">
            <v:imagedata r:id="rId9" o:title=""/>
          </v:shape>
          <o:OLEObject Type="Embed" ProgID="Equation.DSMT4" ShapeID="_x0000_i1027" DrawAspect="Content" ObjectID="_1642422654" r:id="rId10"/>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3</w:instrText>
      </w:r>
      <w:r>
        <w:rPr>
          <w:noProof/>
        </w:rPr>
        <w:fldChar w:fldCharType="end"/>
      </w:r>
      <w:r w:rsidRPr="005C374C">
        <w:instrText>)</w:instrText>
      </w:r>
      <w:r w:rsidRPr="005C374C">
        <w:fldChar w:fldCharType="end"/>
      </w:r>
    </w:p>
    <w:p w14:paraId="22789569"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rPr>
        <w:t>Given the Weighted Average LPF and Weighted Average HPF kernels (masks) and circles.png input image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determine the output images y</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 Graph the input image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and output images y</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in 2 x 2 plot.</w:t>
      </w:r>
    </w:p>
    <w:p w14:paraId="0708A765" w14:textId="77777777" w:rsidR="005B29C4" w:rsidRPr="005C374C" w:rsidRDefault="005B29C4" w:rsidP="005B29C4">
      <w:pPr>
        <w:pStyle w:val="MTDisplayEquation"/>
      </w:pPr>
      <w:r w:rsidRPr="005C374C">
        <w:lastRenderedPageBreak/>
        <w:tab/>
      </w:r>
      <w:r w:rsidRPr="005C374C">
        <w:rPr>
          <w:position w:val="-50"/>
        </w:rPr>
        <w:object w:dxaOrig="3739" w:dyaOrig="1120" w14:anchorId="3141C96A">
          <v:shape id="_x0000_i1028" type="#_x0000_t75" style="width:186.75pt;height:56.25pt" o:ole="">
            <v:imagedata r:id="rId11" o:title=""/>
          </v:shape>
          <o:OLEObject Type="Embed" ProgID="Equation.DSMT4" ShapeID="_x0000_i1028" DrawAspect="Content" ObjectID="_1642422655" r:id="rId12"/>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4</w:instrText>
      </w:r>
      <w:r>
        <w:rPr>
          <w:noProof/>
        </w:rPr>
        <w:fldChar w:fldCharType="end"/>
      </w:r>
      <w:r w:rsidRPr="005C374C">
        <w:instrText>)</w:instrText>
      </w:r>
      <w:r w:rsidRPr="005C374C">
        <w:fldChar w:fldCharType="end"/>
      </w:r>
    </w:p>
    <w:p w14:paraId="720A7224" w14:textId="77777777" w:rsidR="005B29C4" w:rsidRPr="005C374C" w:rsidRDefault="005B29C4" w:rsidP="005B29C4">
      <w:pPr>
        <w:pStyle w:val="MTDisplayEquation"/>
      </w:pPr>
      <w:r w:rsidRPr="005C374C">
        <w:tab/>
      </w:r>
      <w:r w:rsidRPr="005C374C">
        <w:rPr>
          <w:position w:val="-50"/>
        </w:rPr>
        <w:object w:dxaOrig="3860" w:dyaOrig="1120" w14:anchorId="43D8B030">
          <v:shape id="_x0000_i1029" type="#_x0000_t75" style="width:192.75pt;height:56.25pt" o:ole="">
            <v:imagedata r:id="rId13" o:title=""/>
          </v:shape>
          <o:OLEObject Type="Embed" ProgID="Equation.DSMT4" ShapeID="_x0000_i1029" DrawAspect="Content" ObjectID="_1642422656" r:id="rId14"/>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5</w:instrText>
      </w:r>
      <w:r>
        <w:rPr>
          <w:noProof/>
        </w:rPr>
        <w:fldChar w:fldCharType="end"/>
      </w:r>
      <w:r w:rsidRPr="005C374C">
        <w:instrText>)</w:instrText>
      </w:r>
      <w:r w:rsidRPr="005C374C">
        <w:fldChar w:fldCharType="end"/>
      </w:r>
    </w:p>
    <w:p w14:paraId="15C9CA3A"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rPr>
        <w:t>Given the edge detection kernel (mask) and coins.png, coloredChips.png, and circlesBrightDark.png input images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determine the output images y</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Graph the input images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and output images y</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in 3 x 2 plot.</w:t>
      </w:r>
    </w:p>
    <w:p w14:paraId="795FC798" w14:textId="77777777" w:rsidR="005B29C4" w:rsidRPr="005C374C" w:rsidRDefault="005B29C4" w:rsidP="005B29C4">
      <w:pPr>
        <w:pStyle w:val="MTDisplayEquation"/>
      </w:pPr>
      <w:r w:rsidRPr="005C374C">
        <w:tab/>
      </w:r>
      <w:r w:rsidRPr="005C374C">
        <w:rPr>
          <w:position w:val="-50"/>
        </w:rPr>
        <w:object w:dxaOrig="2540" w:dyaOrig="1120" w14:anchorId="6AEC029E">
          <v:shape id="_x0000_i1030" type="#_x0000_t75" style="width:126.75pt;height:56.25pt" o:ole="">
            <v:imagedata r:id="rId15" o:title=""/>
          </v:shape>
          <o:OLEObject Type="Embed" ProgID="Equation.DSMT4" ShapeID="_x0000_i1030" DrawAspect="Content" ObjectID="_1642422657" r:id="rId16"/>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6</w:instrText>
      </w:r>
      <w:r>
        <w:rPr>
          <w:noProof/>
        </w:rPr>
        <w:fldChar w:fldCharType="end"/>
      </w:r>
      <w:r w:rsidRPr="005C374C">
        <w:instrText>)</w:instrText>
      </w:r>
      <w:r w:rsidRPr="005C374C">
        <w:fldChar w:fldCharType="end"/>
      </w:r>
    </w:p>
    <w:p w14:paraId="6A78F8B8" w14:textId="77777777" w:rsidR="005B29C4" w:rsidRPr="005C374C" w:rsidRDefault="005B29C4" w:rsidP="005B29C4">
      <w:pPr>
        <w:pStyle w:val="ListParagraph"/>
        <w:numPr>
          <w:ilvl w:val="0"/>
          <w:numId w:val="1"/>
        </w:numPr>
        <w:rPr>
          <w:rFonts w:ascii="Times New Roman" w:hAnsi="Times New Roman" w:cs="Times New Roman"/>
          <w:sz w:val="24"/>
          <w:szCs w:val="24"/>
        </w:rPr>
      </w:pPr>
      <w:r w:rsidRPr="005C374C">
        <w:rPr>
          <w:rFonts w:ascii="Times New Roman" w:hAnsi="Times New Roman" w:cs="Times New Roman"/>
        </w:rPr>
        <w:t>Given the sharpen kernels (masks) and spine.tif input image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 determine the output images y</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Graph the input image x</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and output images y</w:t>
      </w:r>
      <w:r w:rsidRPr="005C374C">
        <w:rPr>
          <w:rFonts w:ascii="Times New Roman" w:hAnsi="Times New Roman" w:cs="Times New Roman"/>
        </w:rPr>
        <w:sym w:font="Symbol" w:char="F05B"/>
      </w:r>
      <w:r w:rsidRPr="005C374C">
        <w:rPr>
          <w:rFonts w:ascii="Times New Roman" w:hAnsi="Times New Roman" w:cs="Times New Roman"/>
        </w:rPr>
        <w:t>n, m</w:t>
      </w:r>
      <w:r w:rsidRPr="005C374C">
        <w:rPr>
          <w:rFonts w:ascii="Times New Roman" w:hAnsi="Times New Roman" w:cs="Times New Roman"/>
        </w:rPr>
        <w:sym w:font="Symbol" w:char="F05D"/>
      </w:r>
      <w:r w:rsidRPr="005C374C">
        <w:rPr>
          <w:rFonts w:ascii="Times New Roman" w:hAnsi="Times New Roman" w:cs="Times New Roman"/>
        </w:rPr>
        <w:t xml:space="preserve"> in 2 x 2 plot.</w:t>
      </w:r>
    </w:p>
    <w:p w14:paraId="3DEA9744" w14:textId="77777777" w:rsidR="005B29C4" w:rsidRPr="005C374C" w:rsidRDefault="005B29C4" w:rsidP="005B29C4">
      <w:pPr>
        <w:pStyle w:val="MTDisplayEquation"/>
      </w:pPr>
      <w:r w:rsidRPr="005C374C">
        <w:tab/>
      </w:r>
      <w:r w:rsidRPr="005C374C">
        <w:rPr>
          <w:position w:val="-52"/>
        </w:rPr>
        <w:object w:dxaOrig="5100" w:dyaOrig="1160" w14:anchorId="7B2D57CA">
          <v:shape id="_x0000_i1031" type="#_x0000_t75" style="width:255pt;height:57.75pt" o:ole="">
            <v:imagedata r:id="rId17" o:title=""/>
          </v:shape>
          <o:OLEObject Type="Embed" ProgID="Equation.DSMT4" ShapeID="_x0000_i1031" DrawAspect="Content" ObjectID="_1642422658" r:id="rId18"/>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7</w:instrText>
      </w:r>
      <w:r>
        <w:rPr>
          <w:noProof/>
        </w:rPr>
        <w:fldChar w:fldCharType="end"/>
      </w:r>
      <w:r w:rsidRPr="005C374C">
        <w:instrText>)</w:instrText>
      </w:r>
      <w:r w:rsidRPr="005C374C">
        <w:fldChar w:fldCharType="end"/>
      </w:r>
    </w:p>
    <w:p w14:paraId="6BB9DF2C" w14:textId="77777777" w:rsidR="005B29C4" w:rsidRDefault="005B29C4" w:rsidP="005B29C4">
      <w:pPr>
        <w:pStyle w:val="HeaderCustom"/>
        <w:rPr>
          <w:rFonts w:ascii="Times New Roman" w:hAnsi="Times New Roman" w:cs="Times New Roman"/>
          <w:color w:val="auto"/>
        </w:rPr>
      </w:pPr>
      <w:r w:rsidRPr="005C374C">
        <w:rPr>
          <w:rFonts w:ascii="Times New Roman" w:hAnsi="Times New Roman" w:cs="Times New Roman"/>
          <w:color w:val="auto"/>
        </w:rPr>
        <w:t>Results</w:t>
      </w:r>
    </w:p>
    <w:p w14:paraId="54B38229" w14:textId="77777777" w:rsidR="005B29C4" w:rsidRPr="00907C43" w:rsidRDefault="005B29C4" w:rsidP="005B29C4">
      <w:pPr>
        <w:rPr>
          <w:lang w:val="en"/>
        </w:rPr>
      </w:pPr>
      <w:r>
        <w:rPr>
          <w:lang w:val="en"/>
        </w:rPr>
        <w:t>First, the original input image “circles.png” went through a basic kernel mask resulting in Figure 1.</w:t>
      </w:r>
    </w:p>
    <w:p w14:paraId="05953D62" w14:textId="77777777" w:rsidR="005B29C4" w:rsidRPr="005C374C" w:rsidRDefault="005B29C4" w:rsidP="005B29C4">
      <w:pPr>
        <w:jc w:val="center"/>
        <w:rPr>
          <w:rFonts w:cs="Times New Roman"/>
          <w:lang w:val="en"/>
        </w:rPr>
      </w:pPr>
      <w:r w:rsidRPr="005C374C">
        <w:rPr>
          <w:rFonts w:cs="Times New Roman"/>
          <w:noProof/>
          <w:lang w:val="en"/>
        </w:rPr>
        <w:drawing>
          <wp:inline distT="0" distB="0" distL="0" distR="0" wp14:anchorId="63CB3E3D" wp14:editId="071F9DB4">
            <wp:extent cx="3870251" cy="2902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3581" cy="2912570"/>
                    </a:xfrm>
                    <a:prstGeom prst="rect">
                      <a:avLst/>
                    </a:prstGeom>
                    <a:noFill/>
                    <a:ln>
                      <a:noFill/>
                    </a:ln>
                  </pic:spPr>
                </pic:pic>
              </a:graphicData>
            </a:graphic>
          </wp:inline>
        </w:drawing>
      </w:r>
    </w:p>
    <w:p w14:paraId="49608DF3" w14:textId="77777777" w:rsidR="005B29C4" w:rsidRDefault="005B29C4" w:rsidP="005B29C4">
      <w:pPr>
        <w:jc w:val="center"/>
        <w:rPr>
          <w:rFonts w:cs="Times New Roman"/>
          <w:lang w:val="en"/>
        </w:rPr>
      </w:pPr>
      <w:r w:rsidRPr="005C374C">
        <w:rPr>
          <w:rFonts w:cs="Times New Roman"/>
          <w:lang w:val="en"/>
        </w:rPr>
        <w:t>Figure 1: The input image (Left) and the output image (Right) using the kernel (mask)</w:t>
      </w:r>
    </w:p>
    <w:p w14:paraId="183289B5" w14:textId="77777777" w:rsidR="005B29C4" w:rsidRPr="005C374C" w:rsidRDefault="005B29C4" w:rsidP="005B29C4">
      <w:pPr>
        <w:jc w:val="center"/>
        <w:rPr>
          <w:rFonts w:cs="Times New Roman"/>
          <w:lang w:val="en"/>
        </w:rPr>
      </w:pPr>
    </w:p>
    <w:p w14:paraId="65D9A3D7" w14:textId="77777777" w:rsidR="005B29C4" w:rsidRDefault="005B29C4" w:rsidP="005B29C4">
      <w:pPr>
        <w:rPr>
          <w:rFonts w:cs="Times New Roman"/>
          <w:lang w:val="en"/>
        </w:rPr>
      </w:pPr>
      <w:r w:rsidRPr="005C374C">
        <w:rPr>
          <w:rFonts w:cs="Times New Roman"/>
          <w:lang w:val="en"/>
        </w:rPr>
        <w:t xml:space="preserve">Loading the “circles.png” using the </w:t>
      </w:r>
      <w:r w:rsidRPr="005C374C">
        <w:rPr>
          <w:rFonts w:cs="Times New Roman"/>
          <w:i/>
          <w:iCs/>
          <w:lang w:val="en"/>
        </w:rPr>
        <w:t xml:space="preserve">imread </w:t>
      </w:r>
      <w:r w:rsidRPr="005C374C">
        <w:rPr>
          <w:rFonts w:cs="Times New Roman"/>
          <w:lang w:val="en"/>
        </w:rPr>
        <w:t xml:space="preserve">command and running it through the </w:t>
      </w:r>
      <w:r w:rsidRPr="005C374C">
        <w:rPr>
          <w:rFonts w:cs="Times New Roman"/>
          <w:i/>
          <w:iCs/>
          <w:lang w:val="en"/>
        </w:rPr>
        <w:t>imfilter</w:t>
      </w:r>
      <w:r w:rsidRPr="005C374C">
        <w:rPr>
          <w:rFonts w:cs="Times New Roman"/>
          <w:lang w:val="en"/>
        </w:rPr>
        <w:t xml:space="preserve"> command, will result in Figure 1. Comparing the two images the y</w:t>
      </w:r>
      <w:r w:rsidRPr="005C374C">
        <w:rPr>
          <w:rFonts w:cs="Times New Roman"/>
          <w:vertAlign w:val="subscript"/>
          <w:lang w:val="en"/>
        </w:rPr>
        <w:t>ori</w:t>
      </w:r>
      <w:r w:rsidRPr="005C374C">
        <w:rPr>
          <w:rFonts w:cs="Times New Roman"/>
          <w:lang w:val="en"/>
        </w:rPr>
        <w:t>[n, m] output signal looks to have straighter sides on the circles. The input image has the circle’s sides to be more pixilated.</w:t>
      </w:r>
      <w:r>
        <w:rPr>
          <w:rFonts w:cs="Times New Roman"/>
          <w:lang w:val="en"/>
        </w:rPr>
        <w:t xml:space="preserve"> Second, the “circles.png” input image went through</w:t>
      </w:r>
      <w:r w:rsidRPr="005C374C">
        <w:rPr>
          <w:rFonts w:cs="Times New Roman"/>
          <w:lang w:val="en"/>
        </w:rPr>
        <w:t xml:space="preserve"> </w:t>
      </w:r>
      <w:r>
        <w:rPr>
          <w:rFonts w:cs="Times New Roman"/>
          <w:lang w:val="en"/>
        </w:rPr>
        <w:t>an average low and average high pass filter.</w:t>
      </w:r>
    </w:p>
    <w:p w14:paraId="696F6D0F" w14:textId="77777777" w:rsidR="005B29C4" w:rsidRPr="005C374C" w:rsidRDefault="005B29C4" w:rsidP="005B29C4">
      <w:pPr>
        <w:rPr>
          <w:rFonts w:cs="Times New Roman"/>
          <w:lang w:val="en"/>
        </w:rPr>
      </w:pPr>
    </w:p>
    <w:p w14:paraId="72B7BF40" w14:textId="77777777" w:rsidR="005B29C4" w:rsidRPr="005C374C" w:rsidRDefault="005B29C4" w:rsidP="005B29C4">
      <w:pPr>
        <w:jc w:val="center"/>
        <w:rPr>
          <w:rFonts w:cs="Times New Roman"/>
          <w:lang w:val="en"/>
        </w:rPr>
      </w:pPr>
      <w:r w:rsidRPr="005C374C">
        <w:rPr>
          <w:rFonts w:cs="Times New Roman"/>
          <w:noProof/>
          <w:lang w:val="en"/>
        </w:rPr>
        <w:drawing>
          <wp:inline distT="0" distB="0" distL="0" distR="0" wp14:anchorId="62F1B950" wp14:editId="6E5F115E">
            <wp:extent cx="3817088" cy="2862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2234" cy="2866560"/>
                    </a:xfrm>
                    <a:prstGeom prst="rect">
                      <a:avLst/>
                    </a:prstGeom>
                    <a:noFill/>
                    <a:ln>
                      <a:noFill/>
                    </a:ln>
                  </pic:spPr>
                </pic:pic>
              </a:graphicData>
            </a:graphic>
          </wp:inline>
        </w:drawing>
      </w:r>
    </w:p>
    <w:p w14:paraId="0E30DC2F" w14:textId="77777777" w:rsidR="005B29C4" w:rsidRPr="005C374C" w:rsidRDefault="005B29C4" w:rsidP="005B29C4">
      <w:pPr>
        <w:jc w:val="center"/>
        <w:rPr>
          <w:rFonts w:cs="Times New Roman"/>
          <w:lang w:val="en"/>
        </w:rPr>
      </w:pPr>
      <w:r w:rsidRPr="005C374C">
        <w:rPr>
          <w:rFonts w:cs="Times New Roman"/>
          <w:lang w:val="en"/>
        </w:rPr>
        <w:t>Figure 2: Input image (Left) and LPF and HPF output image (Right)</w:t>
      </w:r>
    </w:p>
    <w:p w14:paraId="037BBA24" w14:textId="77777777" w:rsidR="005B29C4" w:rsidRPr="005C374C" w:rsidRDefault="005B29C4" w:rsidP="005B29C4">
      <w:pPr>
        <w:rPr>
          <w:rFonts w:cs="Times New Roman"/>
          <w:lang w:val="en"/>
        </w:rPr>
      </w:pPr>
    </w:p>
    <w:p w14:paraId="3CA099FF" w14:textId="77777777" w:rsidR="005B29C4" w:rsidRPr="005C374C" w:rsidRDefault="005B29C4" w:rsidP="005B29C4">
      <w:pPr>
        <w:rPr>
          <w:rFonts w:cs="Times New Roman"/>
          <w:lang w:val="en"/>
        </w:rPr>
      </w:pPr>
      <w:r w:rsidRPr="005C374C">
        <w:rPr>
          <w:rFonts w:cs="Times New Roman"/>
          <w:lang w:val="en"/>
        </w:rPr>
        <w:t xml:space="preserve">Above, in Figure 2, the top right image is the input image ran through the LPF (Low Pass Filter). This output image does not seem to give much of a difference compared to the original input image. On the other hand, the bottom right image is the input image ran through the HIF (High Pass Filter) which has the inner part of the circle components missing. The output image seems to just be the outline of the entire circle cluster. </w:t>
      </w:r>
      <w:r>
        <w:rPr>
          <w:rFonts w:cs="Times New Roman"/>
          <w:lang w:val="en"/>
        </w:rPr>
        <w:t>Third, the original image was put through another set of low and high pass filters. However, these filters were processed with a weight on the average, different from the previous set.</w:t>
      </w:r>
    </w:p>
    <w:p w14:paraId="784097D6" w14:textId="77777777" w:rsidR="005B29C4" w:rsidRPr="005C374C" w:rsidRDefault="005B29C4" w:rsidP="005B29C4">
      <w:pPr>
        <w:jc w:val="center"/>
        <w:rPr>
          <w:rFonts w:cs="Times New Roman"/>
          <w:lang w:val="en"/>
        </w:rPr>
      </w:pPr>
      <w:r w:rsidRPr="005C374C">
        <w:rPr>
          <w:rFonts w:cs="Times New Roman"/>
          <w:noProof/>
          <w:lang w:val="en"/>
        </w:rPr>
        <w:lastRenderedPageBreak/>
        <w:drawing>
          <wp:inline distT="0" distB="0" distL="0" distR="0" wp14:anchorId="502A4526" wp14:editId="00ABA258">
            <wp:extent cx="3957851" cy="296827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4789" cy="2980973"/>
                    </a:xfrm>
                    <a:prstGeom prst="rect">
                      <a:avLst/>
                    </a:prstGeom>
                    <a:noFill/>
                    <a:ln>
                      <a:noFill/>
                    </a:ln>
                  </pic:spPr>
                </pic:pic>
              </a:graphicData>
            </a:graphic>
          </wp:inline>
        </w:drawing>
      </w:r>
    </w:p>
    <w:p w14:paraId="610DE287" w14:textId="77777777" w:rsidR="005B29C4" w:rsidRPr="005C374C" w:rsidRDefault="005B29C4" w:rsidP="005B29C4">
      <w:pPr>
        <w:jc w:val="center"/>
        <w:rPr>
          <w:rFonts w:cs="Times New Roman"/>
          <w:lang w:val="en"/>
        </w:rPr>
      </w:pPr>
      <w:r w:rsidRPr="005C374C">
        <w:rPr>
          <w:rFonts w:cs="Times New Roman"/>
          <w:lang w:val="en"/>
        </w:rPr>
        <w:t>Figure 3: Input image (Left) and Weighted Average LPF and HPF output image (Right)</w:t>
      </w:r>
    </w:p>
    <w:p w14:paraId="6CB8438F" w14:textId="77777777" w:rsidR="005B29C4" w:rsidRDefault="005B29C4" w:rsidP="005B29C4">
      <w:pPr>
        <w:rPr>
          <w:rFonts w:cs="Times New Roman"/>
          <w:lang w:val="en"/>
        </w:rPr>
      </w:pPr>
      <w:r w:rsidRPr="005C374C">
        <w:rPr>
          <w:rFonts w:cs="Times New Roman"/>
          <w:lang w:val="en"/>
        </w:rPr>
        <w:t>Above, in Figure 2, the top right image is the input image ran through the weighted average LPF (Low Pass Filter). This output image does not seem to give much of a difference compared to the original input image. On the other hand, the bottom right image is the input image ran through the weighted average HIF (High Pass Filter). This output image has a much more drastic change. The entire shape of the circle cluster is gone and is only a few dots of white remain.</w:t>
      </w:r>
    </w:p>
    <w:p w14:paraId="7404C214" w14:textId="77777777" w:rsidR="005B29C4" w:rsidRPr="005C374C" w:rsidRDefault="005B29C4" w:rsidP="005B29C4">
      <w:pPr>
        <w:rPr>
          <w:rFonts w:cs="Times New Roman"/>
          <w:lang w:val="en"/>
        </w:rPr>
      </w:pPr>
      <w:r>
        <w:rPr>
          <w:rFonts w:cs="Times New Roman"/>
          <w:lang w:val="en"/>
        </w:rPr>
        <w:t>Using new input images of coins, chips, and various circles, they were put in an edge detection kernel and the results are shown below.</w:t>
      </w:r>
    </w:p>
    <w:p w14:paraId="7596604A" w14:textId="77777777" w:rsidR="005B29C4" w:rsidRPr="005C374C" w:rsidRDefault="005B29C4" w:rsidP="005B29C4">
      <w:pPr>
        <w:jc w:val="center"/>
        <w:rPr>
          <w:rFonts w:cs="Times New Roman"/>
          <w:lang w:val="en"/>
        </w:rPr>
      </w:pPr>
      <w:r w:rsidRPr="005C374C">
        <w:rPr>
          <w:rFonts w:cs="Times New Roman"/>
          <w:noProof/>
          <w:lang w:val="en"/>
        </w:rPr>
        <w:drawing>
          <wp:inline distT="0" distB="0" distL="0" distR="0" wp14:anchorId="537FADC9" wp14:editId="643ACB1D">
            <wp:extent cx="3955312" cy="2966366"/>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7911" cy="2968315"/>
                    </a:xfrm>
                    <a:prstGeom prst="rect">
                      <a:avLst/>
                    </a:prstGeom>
                    <a:noFill/>
                    <a:ln>
                      <a:noFill/>
                    </a:ln>
                  </pic:spPr>
                </pic:pic>
              </a:graphicData>
            </a:graphic>
          </wp:inline>
        </w:drawing>
      </w:r>
    </w:p>
    <w:p w14:paraId="24F8EDCC" w14:textId="77777777" w:rsidR="005B29C4" w:rsidRPr="005C374C" w:rsidRDefault="005B29C4" w:rsidP="005B29C4">
      <w:pPr>
        <w:jc w:val="center"/>
        <w:rPr>
          <w:rFonts w:cs="Times New Roman"/>
          <w:lang w:val="en"/>
        </w:rPr>
      </w:pPr>
      <w:r w:rsidRPr="005C374C">
        <w:rPr>
          <w:rFonts w:cs="Times New Roman"/>
          <w:lang w:val="en"/>
        </w:rPr>
        <w:t>Figure 4: Input images (Left) and the edge detected output images</w:t>
      </w:r>
    </w:p>
    <w:p w14:paraId="7CC768C6" w14:textId="77777777" w:rsidR="005B29C4" w:rsidRDefault="005B29C4" w:rsidP="005B29C4">
      <w:pPr>
        <w:rPr>
          <w:rFonts w:cs="Times New Roman"/>
          <w:lang w:val="en"/>
        </w:rPr>
      </w:pPr>
      <w:r w:rsidRPr="005C374C">
        <w:rPr>
          <w:rFonts w:cs="Times New Roman"/>
          <w:lang w:val="en"/>
        </w:rPr>
        <w:lastRenderedPageBreak/>
        <w:t>The left side column in Figure 4 contains the original input images and the right column is the output image of the input image ran through the edge detection kernel. The output image blacks out the background and the edges of the shape in the original image is exemplified and pops out.</w:t>
      </w:r>
    </w:p>
    <w:p w14:paraId="090B6094" w14:textId="77777777" w:rsidR="005B29C4" w:rsidRDefault="005B29C4" w:rsidP="005B29C4">
      <w:pPr>
        <w:rPr>
          <w:rFonts w:cs="Times New Roman"/>
          <w:lang w:val="en"/>
        </w:rPr>
      </w:pPr>
    </w:p>
    <w:p w14:paraId="1484CFEE" w14:textId="77777777" w:rsidR="005B29C4" w:rsidRPr="005C374C" w:rsidRDefault="005B29C4" w:rsidP="005B29C4">
      <w:pPr>
        <w:rPr>
          <w:rFonts w:cs="Times New Roman"/>
          <w:lang w:val="en"/>
        </w:rPr>
      </w:pPr>
      <w:r>
        <w:rPr>
          <w:rFonts w:cs="Times New Roman"/>
          <w:lang w:val="en"/>
        </w:rPr>
        <w:t>Last, x-rays of a spine went through a sharpening filter to clarify the image</w:t>
      </w:r>
    </w:p>
    <w:p w14:paraId="46299FD9" w14:textId="77777777" w:rsidR="005B29C4" w:rsidRPr="005C374C" w:rsidRDefault="005B29C4" w:rsidP="005B29C4">
      <w:pPr>
        <w:jc w:val="center"/>
        <w:rPr>
          <w:rFonts w:cs="Times New Roman"/>
          <w:lang w:val="en"/>
        </w:rPr>
      </w:pPr>
      <w:r w:rsidRPr="005C374C">
        <w:rPr>
          <w:rFonts w:cs="Times New Roman"/>
          <w:noProof/>
          <w:lang w:val="en"/>
        </w:rPr>
        <w:drawing>
          <wp:inline distT="0" distB="0" distL="0" distR="0" wp14:anchorId="3E8F0DB3" wp14:editId="110D50AA">
            <wp:extent cx="3838354" cy="28786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325" cy="2880879"/>
                    </a:xfrm>
                    <a:prstGeom prst="rect">
                      <a:avLst/>
                    </a:prstGeom>
                    <a:noFill/>
                    <a:ln>
                      <a:noFill/>
                    </a:ln>
                  </pic:spPr>
                </pic:pic>
              </a:graphicData>
            </a:graphic>
          </wp:inline>
        </w:drawing>
      </w:r>
    </w:p>
    <w:p w14:paraId="45E61F20" w14:textId="77777777" w:rsidR="005B29C4" w:rsidRPr="005C374C" w:rsidRDefault="005B29C4" w:rsidP="005B29C4">
      <w:pPr>
        <w:jc w:val="center"/>
        <w:rPr>
          <w:rFonts w:cs="Times New Roman"/>
          <w:lang w:val="en"/>
        </w:rPr>
      </w:pPr>
      <w:r w:rsidRPr="005C374C">
        <w:rPr>
          <w:rFonts w:cs="Times New Roman"/>
          <w:lang w:val="en"/>
        </w:rPr>
        <w:t>Figure 5: Spine image with the applied sharpening kernels</w:t>
      </w:r>
    </w:p>
    <w:p w14:paraId="2844D98E" w14:textId="77777777" w:rsidR="005B29C4" w:rsidRPr="005C374C" w:rsidRDefault="005B29C4" w:rsidP="005B29C4">
      <w:pPr>
        <w:jc w:val="center"/>
        <w:rPr>
          <w:rFonts w:cs="Times New Roman"/>
          <w:lang w:val="en"/>
        </w:rPr>
      </w:pPr>
    </w:p>
    <w:p w14:paraId="745AE8A3" w14:textId="77777777" w:rsidR="005B29C4" w:rsidRPr="005C374C" w:rsidRDefault="005B29C4" w:rsidP="005B29C4">
      <w:pPr>
        <w:rPr>
          <w:rFonts w:cs="Times New Roman"/>
          <w:lang w:val="en"/>
        </w:rPr>
      </w:pPr>
      <w:r w:rsidRPr="005C374C">
        <w:rPr>
          <w:rFonts w:cs="Times New Roman"/>
          <w:lang w:val="en"/>
        </w:rPr>
        <w:t>In Figure 5</w:t>
      </w:r>
      <w:r>
        <w:rPr>
          <w:rFonts w:cs="Times New Roman"/>
          <w:lang w:val="en"/>
        </w:rPr>
        <w:t>,</w:t>
      </w:r>
      <w:r w:rsidRPr="005C374C">
        <w:rPr>
          <w:rFonts w:cs="Times New Roman"/>
          <w:lang w:val="en"/>
        </w:rPr>
        <w:t xml:space="preserve"> the original spine image is dim, and the details of the spine are not very apparent. When the sharpening mask is applied, the three different output images are much more detailed. Staring with kernel 1, the spine itself is brighter and edges can be seen clearly. Kernel 2 improves this affect and brightens up the image even further. Kernel 3 is the brightest out of the 4 images and the most detailed.</w:t>
      </w:r>
    </w:p>
    <w:p w14:paraId="5E9B9D10" w14:textId="77777777" w:rsidR="005B29C4" w:rsidRPr="005C374C" w:rsidRDefault="005B29C4" w:rsidP="005B29C4">
      <w:pPr>
        <w:rPr>
          <w:rFonts w:cs="Times New Roman"/>
          <w:lang w:val="en"/>
        </w:rPr>
      </w:pPr>
    </w:p>
    <w:p w14:paraId="12E565BA" w14:textId="77777777" w:rsidR="005B29C4" w:rsidRPr="005C374C" w:rsidRDefault="005B29C4" w:rsidP="005B29C4">
      <w:pPr>
        <w:rPr>
          <w:rFonts w:cs="Times New Roman"/>
          <w:sz w:val="28"/>
          <w:szCs w:val="28"/>
          <w:u w:val="single"/>
          <w:lang w:val="en"/>
        </w:rPr>
      </w:pPr>
      <w:r w:rsidRPr="005C374C">
        <w:rPr>
          <w:rFonts w:cs="Times New Roman"/>
          <w:sz w:val="28"/>
          <w:szCs w:val="28"/>
          <w:u w:val="single"/>
          <w:lang w:val="en"/>
        </w:rPr>
        <w:t xml:space="preserve">Conclusion </w:t>
      </w:r>
    </w:p>
    <w:p w14:paraId="057C4E2A" w14:textId="77777777" w:rsidR="005B29C4" w:rsidRPr="005C374C" w:rsidRDefault="005B29C4" w:rsidP="005B29C4">
      <w:pPr>
        <w:rPr>
          <w:rFonts w:cs="Times New Roman"/>
          <w:szCs w:val="24"/>
        </w:rPr>
      </w:pPr>
      <w:r w:rsidRPr="005C374C">
        <w:rPr>
          <w:rFonts w:cs="Times New Roman"/>
          <w:szCs w:val="24"/>
        </w:rPr>
        <w:t xml:space="preserve">Overall, the images used in this lab were modified and changed by passing it through different kinds of filters and analyzing them using 2-D convolution. As each different mask was used and the original image was changed, the output image showed how the original signal was changed specifically. These changes were specific and precise. </w:t>
      </w:r>
    </w:p>
    <w:p w14:paraId="0CCF6093" w14:textId="77777777" w:rsidR="005B29C4" w:rsidRDefault="005B29C4" w:rsidP="005B29C4">
      <w:pPr>
        <w:rPr>
          <w:rFonts w:cs="Times New Roman"/>
          <w:szCs w:val="24"/>
        </w:rPr>
      </w:pPr>
    </w:p>
    <w:p w14:paraId="0AB8AD8A" w14:textId="77777777" w:rsidR="005B29C4" w:rsidRDefault="005B29C4" w:rsidP="005B29C4">
      <w:pPr>
        <w:rPr>
          <w:rFonts w:cs="Times New Roman"/>
          <w:szCs w:val="24"/>
        </w:rPr>
      </w:pPr>
    </w:p>
    <w:p w14:paraId="69E63B35" w14:textId="77777777" w:rsidR="005B29C4" w:rsidRPr="005C374C" w:rsidRDefault="005B29C4" w:rsidP="005B29C4">
      <w:pPr>
        <w:rPr>
          <w:rFonts w:cs="Times New Roman"/>
          <w:szCs w:val="24"/>
        </w:rPr>
      </w:pPr>
    </w:p>
    <w:p w14:paraId="407A434F" w14:textId="77777777" w:rsidR="005B29C4" w:rsidRPr="005C374C" w:rsidRDefault="005B29C4" w:rsidP="005B29C4">
      <w:pPr>
        <w:rPr>
          <w:rFonts w:cs="Times New Roman"/>
          <w:sz w:val="28"/>
          <w:szCs w:val="28"/>
          <w:u w:val="single"/>
          <w:lang w:val="en"/>
        </w:rPr>
      </w:pPr>
      <w:r w:rsidRPr="005C374C">
        <w:rPr>
          <w:rFonts w:cs="Times New Roman"/>
          <w:sz w:val="28"/>
          <w:szCs w:val="28"/>
          <w:u w:val="single"/>
          <w:lang w:val="en"/>
        </w:rPr>
        <w:lastRenderedPageBreak/>
        <w:t>Questions &amp; Answers</w:t>
      </w:r>
    </w:p>
    <w:p w14:paraId="2D750C7C" w14:textId="77777777" w:rsidR="005B29C4" w:rsidRPr="005C374C" w:rsidRDefault="005B29C4" w:rsidP="005B29C4">
      <w:pPr>
        <w:pStyle w:val="ListParagraph"/>
        <w:numPr>
          <w:ilvl w:val="0"/>
          <w:numId w:val="4"/>
        </w:numPr>
        <w:rPr>
          <w:rFonts w:ascii="Times New Roman" w:hAnsi="Times New Roman" w:cs="Times New Roman"/>
        </w:rPr>
      </w:pPr>
      <w:r w:rsidRPr="005C374C">
        <w:rPr>
          <w:rFonts w:ascii="Times New Roman" w:hAnsi="Times New Roman" w:cs="Times New Roman"/>
        </w:rPr>
        <w:t>Given the lighten kernels (masks)</w:t>
      </w:r>
    </w:p>
    <w:p w14:paraId="7E6CC244" w14:textId="77777777" w:rsidR="005B29C4" w:rsidRPr="005C374C" w:rsidRDefault="005B29C4" w:rsidP="005B29C4">
      <w:pPr>
        <w:pStyle w:val="ListParagraph"/>
        <w:rPr>
          <w:rFonts w:ascii="Times New Roman" w:hAnsi="Times New Roman" w:cs="Times New Roman"/>
        </w:rPr>
      </w:pPr>
    </w:p>
    <w:p w14:paraId="2D65A703" w14:textId="77777777" w:rsidR="005B29C4" w:rsidRPr="005C374C" w:rsidRDefault="005B29C4" w:rsidP="005B29C4">
      <w:pPr>
        <w:pStyle w:val="ListParagraph"/>
        <w:rPr>
          <w:rFonts w:ascii="Times New Roman" w:hAnsi="Times New Roman" w:cs="Times New Roman"/>
        </w:rPr>
      </w:pPr>
    </w:p>
    <w:p w14:paraId="2FC4DEC1" w14:textId="77777777" w:rsidR="005B29C4" w:rsidRPr="005C374C" w:rsidRDefault="005B29C4" w:rsidP="005B29C4">
      <w:pPr>
        <w:pStyle w:val="MTDisplayEquation"/>
      </w:pPr>
      <w:r w:rsidRPr="005C374C">
        <w:tab/>
      </w:r>
      <w:r w:rsidRPr="005C374C">
        <w:rPr>
          <w:position w:val="-124"/>
        </w:rPr>
        <w:object w:dxaOrig="5899" w:dyaOrig="2600" w14:anchorId="158DCBE8">
          <v:shape id="_x0000_i1032" type="#_x0000_t75" style="width:294.75pt;height:129.75pt" o:ole="">
            <v:imagedata r:id="rId24" o:title=""/>
          </v:shape>
          <o:OLEObject Type="Embed" ProgID="Equation.DSMT4" ShapeID="_x0000_i1032" DrawAspect="Content" ObjectID="_1642422659" r:id="rId25"/>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8</w:instrText>
      </w:r>
      <w:r>
        <w:rPr>
          <w:noProof/>
        </w:rPr>
        <w:fldChar w:fldCharType="end"/>
      </w:r>
      <w:r w:rsidRPr="005C374C">
        <w:instrText>)</w:instrText>
      </w:r>
      <w:r w:rsidRPr="005C374C">
        <w:fldChar w:fldCharType="end"/>
      </w:r>
    </w:p>
    <w:p w14:paraId="2EA26296" w14:textId="77777777" w:rsidR="005B29C4" w:rsidRPr="005C374C" w:rsidRDefault="005B29C4" w:rsidP="005B29C4">
      <w:pPr>
        <w:ind w:firstLine="720"/>
        <w:rPr>
          <w:rFonts w:cs="Times New Roman"/>
        </w:rPr>
      </w:pPr>
      <w:r w:rsidRPr="005C374C">
        <w:rPr>
          <w:rFonts w:cs="Times New Roman"/>
        </w:rPr>
        <w:t>And</w:t>
      </w:r>
    </w:p>
    <w:p w14:paraId="26ACF17B" w14:textId="77777777" w:rsidR="005B29C4" w:rsidRPr="005C374C" w:rsidRDefault="005B29C4" w:rsidP="005B29C4">
      <w:pPr>
        <w:pStyle w:val="MTDisplayEquation"/>
      </w:pPr>
      <w:r w:rsidRPr="005C374C">
        <w:tab/>
      </w:r>
      <w:r w:rsidRPr="005C374C">
        <w:rPr>
          <w:position w:val="-124"/>
        </w:rPr>
        <w:object w:dxaOrig="5660" w:dyaOrig="2600" w14:anchorId="7BD44FEE">
          <v:shape id="_x0000_i1033" type="#_x0000_t75" style="width:283.5pt;height:129.75pt" o:ole="">
            <v:imagedata r:id="rId26" o:title=""/>
          </v:shape>
          <o:OLEObject Type="Embed" ProgID="Equation.DSMT4" ShapeID="_x0000_i1033" DrawAspect="Content" ObjectID="_1642422660" r:id="rId27"/>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9</w:instrText>
      </w:r>
      <w:r>
        <w:rPr>
          <w:noProof/>
        </w:rPr>
        <w:fldChar w:fldCharType="end"/>
      </w:r>
      <w:r w:rsidRPr="005C374C">
        <w:instrText>)</w:instrText>
      </w:r>
      <w:r w:rsidRPr="005C374C">
        <w:fldChar w:fldCharType="end"/>
      </w:r>
    </w:p>
    <w:p w14:paraId="53B8BF1E" w14:textId="77777777" w:rsidR="005B29C4" w:rsidRPr="005C374C" w:rsidRDefault="005B29C4" w:rsidP="005B29C4">
      <w:pPr>
        <w:ind w:firstLine="720"/>
        <w:jc w:val="center"/>
        <w:rPr>
          <w:rFonts w:cs="Times New Roman"/>
        </w:rPr>
      </w:pPr>
    </w:p>
    <w:p w14:paraId="7188CE04" w14:textId="77777777" w:rsidR="005B29C4" w:rsidRDefault="005B29C4" w:rsidP="005B29C4">
      <w:pPr>
        <w:ind w:left="720"/>
        <w:rPr>
          <w:rFonts w:cs="Times New Roman"/>
        </w:rPr>
      </w:pPr>
      <w:r w:rsidRPr="005C374C">
        <w:rPr>
          <w:rFonts w:cs="Times New Roman"/>
        </w:rPr>
        <w:t>and yellowlily.jpg input image x</w:t>
      </w:r>
      <w:r w:rsidRPr="005C374C">
        <w:rPr>
          <w:rFonts w:cs="Times New Roman"/>
        </w:rPr>
        <w:sym w:font="Symbol" w:char="F05B"/>
      </w:r>
      <w:r w:rsidRPr="005C374C">
        <w:rPr>
          <w:rFonts w:cs="Times New Roman"/>
        </w:rPr>
        <w:t>n, m</w:t>
      </w:r>
      <w:r w:rsidRPr="005C374C">
        <w:rPr>
          <w:rFonts w:cs="Times New Roman"/>
        </w:rPr>
        <w:sym w:font="Symbol" w:char="F05D"/>
      </w:r>
      <w:r w:rsidRPr="005C374C">
        <w:rPr>
          <w:rFonts w:cs="Times New Roman"/>
        </w:rPr>
        <w:t>, determine the output images y</w:t>
      </w:r>
      <w:r w:rsidRPr="005C374C">
        <w:rPr>
          <w:rFonts w:cs="Times New Roman"/>
        </w:rPr>
        <w:sym w:font="Symbol" w:char="F05B"/>
      </w:r>
      <w:r w:rsidRPr="005C374C">
        <w:rPr>
          <w:rFonts w:cs="Times New Roman"/>
        </w:rPr>
        <w:t>n, m</w:t>
      </w:r>
      <w:r w:rsidRPr="005C374C">
        <w:rPr>
          <w:rFonts w:cs="Times New Roman"/>
        </w:rPr>
        <w:sym w:font="Symbol" w:char="F05D"/>
      </w:r>
      <w:r w:rsidRPr="005C374C">
        <w:rPr>
          <w:rFonts w:cs="Times New Roman"/>
        </w:rPr>
        <w:t>. Graph the input image x</w:t>
      </w:r>
      <w:r w:rsidRPr="005C374C">
        <w:rPr>
          <w:rFonts w:cs="Times New Roman"/>
        </w:rPr>
        <w:sym w:font="Symbol" w:char="F05B"/>
      </w:r>
      <w:r w:rsidRPr="005C374C">
        <w:rPr>
          <w:rFonts w:cs="Times New Roman"/>
        </w:rPr>
        <w:t>n, m</w:t>
      </w:r>
      <w:r w:rsidRPr="005C374C">
        <w:rPr>
          <w:rFonts w:cs="Times New Roman"/>
        </w:rPr>
        <w:sym w:font="Symbol" w:char="F05D"/>
      </w:r>
      <w:r w:rsidRPr="005C374C">
        <w:rPr>
          <w:rFonts w:cs="Times New Roman"/>
        </w:rPr>
        <w:t xml:space="preserve"> and output images y</w:t>
      </w:r>
      <w:r w:rsidRPr="005C374C">
        <w:rPr>
          <w:rFonts w:cs="Times New Roman"/>
        </w:rPr>
        <w:sym w:font="Symbol" w:char="F05B"/>
      </w:r>
      <w:r w:rsidRPr="005C374C">
        <w:rPr>
          <w:rFonts w:cs="Times New Roman"/>
        </w:rPr>
        <w:t>n, m</w:t>
      </w:r>
      <w:r w:rsidRPr="005C374C">
        <w:rPr>
          <w:rFonts w:cs="Times New Roman"/>
        </w:rPr>
        <w:sym w:font="Symbol" w:char="F05D"/>
      </w:r>
      <w:r w:rsidRPr="005C374C">
        <w:rPr>
          <w:rFonts w:cs="Times New Roman"/>
        </w:rPr>
        <w:t xml:space="preserve"> in separate 2 x 2 plots. Label all the appropriate quantities on the plots. Comments on the results.</w:t>
      </w:r>
    </w:p>
    <w:p w14:paraId="285473C7" w14:textId="77777777" w:rsidR="005B29C4" w:rsidRPr="005C374C" w:rsidRDefault="005B29C4" w:rsidP="005B29C4">
      <w:pPr>
        <w:ind w:left="720"/>
        <w:rPr>
          <w:rFonts w:cs="Times New Roman"/>
        </w:rPr>
      </w:pPr>
      <w:r>
        <w:rPr>
          <w:rFonts w:cs="Times New Roman"/>
        </w:rPr>
        <w:t>The input image of yellow lilies was put through two filters to lighten the image. The first filter has a mask of an identity matrix and the second filter has a mask of a matrix of 1’s. Due to this difference in masks, the output images will vary. The matrixes of these associated filters are given in the question. Figure 6 shows the results of the first filter.</w:t>
      </w:r>
    </w:p>
    <w:p w14:paraId="4AEA6ABD" w14:textId="77777777" w:rsidR="005B29C4" w:rsidRPr="005C374C" w:rsidRDefault="005B29C4" w:rsidP="005B29C4">
      <w:pPr>
        <w:ind w:left="720"/>
        <w:jc w:val="center"/>
        <w:rPr>
          <w:rFonts w:cs="Times New Roman"/>
        </w:rPr>
      </w:pPr>
      <w:r w:rsidRPr="005C374C">
        <w:rPr>
          <w:rFonts w:cs="Times New Roman"/>
          <w:noProof/>
        </w:rPr>
        <w:lastRenderedPageBreak/>
        <w:drawing>
          <wp:inline distT="0" distB="0" distL="0" distR="0" wp14:anchorId="46DC4BEB" wp14:editId="0C595F20">
            <wp:extent cx="3752603" cy="2814676"/>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5458" cy="2816817"/>
                    </a:xfrm>
                    <a:prstGeom prst="rect">
                      <a:avLst/>
                    </a:prstGeom>
                    <a:noFill/>
                    <a:ln>
                      <a:noFill/>
                    </a:ln>
                  </pic:spPr>
                </pic:pic>
              </a:graphicData>
            </a:graphic>
          </wp:inline>
        </w:drawing>
      </w:r>
    </w:p>
    <w:p w14:paraId="1E0DBF83" w14:textId="77777777" w:rsidR="005B29C4" w:rsidRPr="005C374C" w:rsidRDefault="005B29C4" w:rsidP="005B29C4">
      <w:pPr>
        <w:ind w:left="720"/>
        <w:jc w:val="center"/>
        <w:rPr>
          <w:rFonts w:cs="Times New Roman"/>
        </w:rPr>
      </w:pPr>
      <w:r w:rsidRPr="005C374C">
        <w:rPr>
          <w:rFonts w:cs="Times New Roman"/>
        </w:rPr>
        <w:t>Figure 6: Yellow Lily image with the lightening kernels applied</w:t>
      </w:r>
    </w:p>
    <w:p w14:paraId="1078B8D1" w14:textId="77777777" w:rsidR="005B29C4" w:rsidRPr="005C374C" w:rsidRDefault="005B29C4" w:rsidP="005B29C4">
      <w:pPr>
        <w:ind w:left="720"/>
        <w:rPr>
          <w:rFonts w:cs="Times New Roman"/>
        </w:rPr>
      </w:pPr>
      <w:r>
        <w:rPr>
          <w:rFonts w:cs="Times New Roman"/>
        </w:rPr>
        <w:t>As described previously, Figure 7 shows the results of the second filter. This second filter has different matrix entries, so it still lightens the images, but to a different degree.</w:t>
      </w:r>
    </w:p>
    <w:p w14:paraId="0256F48F" w14:textId="77777777" w:rsidR="005B29C4" w:rsidRPr="005C374C" w:rsidRDefault="005B29C4" w:rsidP="005B29C4">
      <w:pPr>
        <w:ind w:left="720"/>
        <w:jc w:val="center"/>
        <w:rPr>
          <w:rFonts w:cs="Times New Roman"/>
        </w:rPr>
      </w:pPr>
      <w:r w:rsidRPr="005C374C">
        <w:rPr>
          <w:rFonts w:cs="Times New Roman"/>
          <w:noProof/>
        </w:rPr>
        <w:drawing>
          <wp:inline distT="0" distB="0" distL="0" distR="0" wp14:anchorId="5BA2FF8D" wp14:editId="1732B584">
            <wp:extent cx="3104707" cy="232871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272" cy="2332889"/>
                    </a:xfrm>
                    <a:prstGeom prst="rect">
                      <a:avLst/>
                    </a:prstGeom>
                    <a:noFill/>
                    <a:ln>
                      <a:noFill/>
                    </a:ln>
                  </pic:spPr>
                </pic:pic>
              </a:graphicData>
            </a:graphic>
          </wp:inline>
        </w:drawing>
      </w:r>
    </w:p>
    <w:p w14:paraId="5CF0C220" w14:textId="77777777" w:rsidR="005B29C4" w:rsidRPr="005C374C" w:rsidRDefault="005B29C4" w:rsidP="005B29C4">
      <w:pPr>
        <w:ind w:left="720"/>
        <w:jc w:val="center"/>
        <w:rPr>
          <w:rFonts w:cs="Times New Roman"/>
        </w:rPr>
      </w:pPr>
      <w:r w:rsidRPr="005C374C">
        <w:rPr>
          <w:rFonts w:cs="Times New Roman"/>
        </w:rPr>
        <w:t>Figure 7: Yellow Lily image with the lightening kernels applied</w:t>
      </w:r>
    </w:p>
    <w:p w14:paraId="1B543DF7" w14:textId="77777777" w:rsidR="005B29C4" w:rsidRPr="005C374C" w:rsidRDefault="005B29C4" w:rsidP="005B29C4">
      <w:pPr>
        <w:ind w:left="720"/>
        <w:jc w:val="center"/>
        <w:rPr>
          <w:rFonts w:cs="Times New Roman"/>
        </w:rPr>
      </w:pPr>
    </w:p>
    <w:p w14:paraId="09D9EC46" w14:textId="77777777" w:rsidR="005B29C4" w:rsidRPr="005C374C" w:rsidRDefault="005B29C4" w:rsidP="005B29C4">
      <w:pPr>
        <w:ind w:left="720"/>
        <w:rPr>
          <w:rFonts w:cs="Times New Roman"/>
        </w:rPr>
      </w:pPr>
      <w:r w:rsidRPr="005C374C">
        <w:rPr>
          <w:rFonts w:cs="Times New Roman"/>
        </w:rPr>
        <w:t>In Figure</w:t>
      </w:r>
      <w:r>
        <w:rPr>
          <w:rFonts w:cs="Times New Roman"/>
        </w:rPr>
        <w:t>s</w:t>
      </w:r>
      <w:r w:rsidRPr="005C374C">
        <w:rPr>
          <w:rFonts w:cs="Times New Roman"/>
        </w:rPr>
        <w:t xml:space="preserve"> 6 and 7</w:t>
      </w:r>
      <w:r>
        <w:rPr>
          <w:rFonts w:cs="Times New Roman"/>
        </w:rPr>
        <w:t>,</w:t>
      </w:r>
      <w:r w:rsidRPr="005C374C">
        <w:rPr>
          <w:rFonts w:cs="Times New Roman"/>
        </w:rPr>
        <w:t xml:space="preserve"> the lightening kernels is applied to the </w:t>
      </w:r>
      <w:r w:rsidRPr="005C374C">
        <w:rPr>
          <w:rFonts w:cs="Times New Roman"/>
          <w:i/>
          <w:iCs/>
        </w:rPr>
        <w:t xml:space="preserve">yellowlily.jpg </w:t>
      </w:r>
      <w:r w:rsidRPr="00757994">
        <w:rPr>
          <w:rFonts w:cs="Times New Roman"/>
        </w:rPr>
        <w:t>image</w:t>
      </w:r>
      <w:r w:rsidRPr="005C374C">
        <w:rPr>
          <w:rFonts w:cs="Times New Roman"/>
          <w:i/>
          <w:iCs/>
        </w:rPr>
        <w:t xml:space="preserve">. </w:t>
      </w:r>
      <w:r w:rsidRPr="005C374C">
        <w:rPr>
          <w:rFonts w:cs="Times New Roman"/>
        </w:rPr>
        <w:t xml:space="preserve">Each progressing image is brighter than the last and the detail of the image is decreasing. Comparing the lighten 3 images with the original, the details of the lily can no longer be seen. </w:t>
      </w:r>
    </w:p>
    <w:p w14:paraId="0849EE1C" w14:textId="77777777" w:rsidR="005B29C4" w:rsidRDefault="005B29C4" w:rsidP="005B29C4">
      <w:pPr>
        <w:ind w:left="720"/>
        <w:rPr>
          <w:rFonts w:cs="Times New Roman"/>
        </w:rPr>
      </w:pPr>
    </w:p>
    <w:p w14:paraId="17404FE3" w14:textId="77777777" w:rsidR="005B29C4" w:rsidRPr="005C374C" w:rsidRDefault="005B29C4" w:rsidP="005B29C4">
      <w:pPr>
        <w:ind w:left="720"/>
        <w:rPr>
          <w:rFonts w:cs="Times New Roman"/>
        </w:rPr>
      </w:pPr>
    </w:p>
    <w:p w14:paraId="19457549" w14:textId="77777777" w:rsidR="005B29C4" w:rsidRPr="005C374C" w:rsidRDefault="005B29C4" w:rsidP="005B29C4">
      <w:pPr>
        <w:pStyle w:val="ListParagraph"/>
        <w:numPr>
          <w:ilvl w:val="0"/>
          <w:numId w:val="4"/>
        </w:numPr>
        <w:rPr>
          <w:rFonts w:ascii="Times New Roman" w:hAnsi="Times New Roman" w:cs="Times New Roman"/>
        </w:rPr>
      </w:pPr>
      <w:r w:rsidRPr="005C374C">
        <w:rPr>
          <w:rFonts w:ascii="Times New Roman" w:hAnsi="Times New Roman" w:cs="Times New Roman"/>
        </w:rPr>
        <w:lastRenderedPageBreak/>
        <w:t>Given the emboss kernel (mask)</w:t>
      </w:r>
    </w:p>
    <w:p w14:paraId="18B11F61" w14:textId="77777777" w:rsidR="005B29C4" w:rsidRPr="005C374C" w:rsidRDefault="005B29C4" w:rsidP="005B29C4">
      <w:pPr>
        <w:pStyle w:val="MTDisplayEquation"/>
      </w:pPr>
      <w:r w:rsidRPr="005C374C">
        <w:tab/>
      </w:r>
      <w:r w:rsidRPr="005C374C">
        <w:rPr>
          <w:position w:val="-50"/>
        </w:rPr>
        <w:object w:dxaOrig="2700" w:dyaOrig="1120" w14:anchorId="1B0B56B3">
          <v:shape id="_x0000_i1034" type="#_x0000_t75" style="width:135pt;height:56.25pt" o:ole="">
            <v:imagedata r:id="rId30" o:title=""/>
          </v:shape>
          <o:OLEObject Type="Embed" ProgID="Equation.DSMT4" ShapeID="_x0000_i1034" DrawAspect="Content" ObjectID="_1642422661" r:id="rId31"/>
        </w:object>
      </w:r>
      <w:r w:rsidRPr="005C374C">
        <w:tab/>
      </w:r>
      <w:r w:rsidRPr="005C374C">
        <w:fldChar w:fldCharType="begin"/>
      </w:r>
      <w:r w:rsidRPr="005C374C">
        <w:instrText xml:space="preserve"> MACROBUTTON MTPlaceRef \* MERGEFORMAT </w:instrText>
      </w:r>
      <w:r w:rsidRPr="005C374C">
        <w:fldChar w:fldCharType="begin"/>
      </w:r>
      <w:r w:rsidRPr="005C374C">
        <w:instrText xml:space="preserve"> SEQ MTEqn \h \* MERGEFORMAT </w:instrText>
      </w:r>
      <w:r w:rsidRPr="005C374C">
        <w:fldChar w:fldCharType="end"/>
      </w:r>
      <w:r w:rsidRPr="005C374C">
        <w:instrText>(</w:instrText>
      </w:r>
      <w:r>
        <w:fldChar w:fldCharType="begin"/>
      </w:r>
      <w:r>
        <w:instrText xml:space="preserve"> SEQ MTEqn \c \* Arabic \* MERGEFORMAT </w:instrText>
      </w:r>
      <w:r>
        <w:fldChar w:fldCharType="separate"/>
      </w:r>
      <w:r w:rsidRPr="005C374C">
        <w:rPr>
          <w:noProof/>
        </w:rPr>
        <w:instrText>10</w:instrText>
      </w:r>
      <w:r>
        <w:rPr>
          <w:noProof/>
        </w:rPr>
        <w:fldChar w:fldCharType="end"/>
      </w:r>
      <w:r w:rsidRPr="005C374C">
        <w:instrText>)</w:instrText>
      </w:r>
      <w:r w:rsidRPr="005C374C">
        <w:fldChar w:fldCharType="end"/>
      </w:r>
    </w:p>
    <w:p w14:paraId="5E0D8602" w14:textId="77777777" w:rsidR="005B29C4" w:rsidRDefault="005B29C4" w:rsidP="005B29C4">
      <w:pPr>
        <w:ind w:left="720"/>
        <w:rPr>
          <w:rFonts w:cs="Times New Roman"/>
        </w:rPr>
      </w:pPr>
      <w:r w:rsidRPr="005C374C">
        <w:rPr>
          <w:rFonts w:cs="Times New Roman"/>
        </w:rPr>
        <w:t>and lighthouse.png and trailer.jpg input images x</w:t>
      </w:r>
      <w:r w:rsidRPr="005C374C">
        <w:rPr>
          <w:rFonts w:cs="Times New Roman"/>
        </w:rPr>
        <w:sym w:font="Symbol" w:char="F05B"/>
      </w:r>
      <w:r w:rsidRPr="005C374C">
        <w:rPr>
          <w:rFonts w:cs="Times New Roman"/>
        </w:rPr>
        <w:t>n, m</w:t>
      </w:r>
      <w:r w:rsidRPr="005C374C">
        <w:rPr>
          <w:rFonts w:cs="Times New Roman"/>
        </w:rPr>
        <w:sym w:font="Symbol" w:char="F05D"/>
      </w:r>
      <w:r w:rsidRPr="005C374C">
        <w:rPr>
          <w:rFonts w:cs="Times New Roman"/>
        </w:rPr>
        <w:t xml:space="preserve"> , determine the output images y</w:t>
      </w:r>
      <w:r w:rsidRPr="005C374C">
        <w:rPr>
          <w:rFonts w:cs="Times New Roman"/>
        </w:rPr>
        <w:sym w:font="Symbol" w:char="F05B"/>
      </w:r>
      <w:r w:rsidRPr="005C374C">
        <w:rPr>
          <w:rFonts w:cs="Times New Roman"/>
        </w:rPr>
        <w:t>n, m</w:t>
      </w:r>
      <w:r w:rsidRPr="005C374C">
        <w:rPr>
          <w:rFonts w:cs="Times New Roman"/>
        </w:rPr>
        <w:sym w:font="Symbol" w:char="F05D"/>
      </w:r>
      <w:r w:rsidRPr="005C374C">
        <w:rPr>
          <w:rFonts w:cs="Times New Roman"/>
        </w:rPr>
        <w:t>. Graph the input images x</w:t>
      </w:r>
      <w:r w:rsidRPr="005C374C">
        <w:rPr>
          <w:rFonts w:cs="Times New Roman"/>
        </w:rPr>
        <w:sym w:font="Symbol" w:char="F05B"/>
      </w:r>
      <w:r w:rsidRPr="005C374C">
        <w:rPr>
          <w:rFonts w:cs="Times New Roman"/>
        </w:rPr>
        <w:t>n, m</w:t>
      </w:r>
      <w:r w:rsidRPr="005C374C">
        <w:rPr>
          <w:rFonts w:cs="Times New Roman"/>
        </w:rPr>
        <w:sym w:font="Symbol" w:char="F05D"/>
      </w:r>
      <w:r w:rsidRPr="005C374C">
        <w:rPr>
          <w:rFonts w:cs="Times New Roman"/>
        </w:rPr>
        <w:t xml:space="preserve"> and output images y</w:t>
      </w:r>
      <w:r w:rsidRPr="005C374C">
        <w:rPr>
          <w:rFonts w:cs="Times New Roman"/>
        </w:rPr>
        <w:sym w:font="Symbol" w:char="F05B"/>
      </w:r>
      <w:r w:rsidRPr="005C374C">
        <w:rPr>
          <w:rFonts w:cs="Times New Roman"/>
        </w:rPr>
        <w:t>n, m</w:t>
      </w:r>
      <w:r w:rsidRPr="005C374C">
        <w:rPr>
          <w:rFonts w:cs="Times New Roman"/>
        </w:rPr>
        <w:sym w:font="Symbol" w:char="F05D"/>
      </w:r>
      <w:r w:rsidRPr="005C374C">
        <w:rPr>
          <w:rFonts w:cs="Times New Roman"/>
        </w:rPr>
        <w:t xml:space="preserve"> in 2 x 2 plot. Label all the appropriate quantities on the plots. Comments on the results.</w:t>
      </w:r>
      <w:r>
        <w:rPr>
          <w:rFonts w:cs="Times New Roman"/>
        </w:rPr>
        <w:t xml:space="preserve"> </w:t>
      </w:r>
    </w:p>
    <w:p w14:paraId="47DAD64A" w14:textId="77777777" w:rsidR="005B29C4" w:rsidRPr="005C374C" w:rsidRDefault="005B29C4" w:rsidP="005B29C4">
      <w:pPr>
        <w:ind w:left="720"/>
        <w:rPr>
          <w:rFonts w:cs="Times New Roman"/>
        </w:rPr>
      </w:pPr>
      <w:r>
        <w:rPr>
          <w:rFonts w:cs="Times New Roman"/>
        </w:rPr>
        <w:t>An image of a light house and a trailer were put through an Emboss filter and the results are shown below.</w:t>
      </w:r>
    </w:p>
    <w:p w14:paraId="315BAD60" w14:textId="77777777" w:rsidR="005B29C4" w:rsidRPr="005C374C" w:rsidRDefault="005B29C4" w:rsidP="005B29C4">
      <w:pPr>
        <w:ind w:left="720"/>
        <w:jc w:val="center"/>
        <w:rPr>
          <w:rFonts w:cs="Times New Roman"/>
        </w:rPr>
      </w:pPr>
      <w:r w:rsidRPr="005C374C">
        <w:rPr>
          <w:rFonts w:cs="Times New Roman"/>
          <w:noProof/>
        </w:rPr>
        <w:drawing>
          <wp:inline distT="0" distB="0" distL="0" distR="0" wp14:anchorId="0F6A5502" wp14:editId="7D4BEF36">
            <wp:extent cx="3593805" cy="26898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843" cy="2690669"/>
                    </a:xfrm>
                    <a:prstGeom prst="rect">
                      <a:avLst/>
                    </a:prstGeom>
                    <a:noFill/>
                    <a:ln>
                      <a:noFill/>
                    </a:ln>
                  </pic:spPr>
                </pic:pic>
              </a:graphicData>
            </a:graphic>
          </wp:inline>
        </w:drawing>
      </w:r>
    </w:p>
    <w:p w14:paraId="25170335" w14:textId="77777777" w:rsidR="005B29C4" w:rsidRPr="005C374C" w:rsidRDefault="005B29C4" w:rsidP="005B29C4">
      <w:pPr>
        <w:ind w:left="720"/>
        <w:jc w:val="center"/>
        <w:rPr>
          <w:rFonts w:cs="Times New Roman"/>
        </w:rPr>
      </w:pPr>
      <w:r w:rsidRPr="005C374C">
        <w:rPr>
          <w:rFonts w:cs="Times New Roman"/>
        </w:rPr>
        <w:t xml:space="preserve">Figure 8: Trailer and Light House </w:t>
      </w:r>
      <w:r>
        <w:rPr>
          <w:rFonts w:cs="Times New Roman"/>
        </w:rPr>
        <w:t>I</w:t>
      </w:r>
      <w:r w:rsidRPr="005C374C">
        <w:rPr>
          <w:rFonts w:cs="Times New Roman"/>
        </w:rPr>
        <w:t xml:space="preserve">mage with the Emboss </w:t>
      </w:r>
      <w:r>
        <w:rPr>
          <w:rFonts w:cs="Times New Roman"/>
        </w:rPr>
        <w:t>K</w:t>
      </w:r>
      <w:r w:rsidRPr="005C374C">
        <w:rPr>
          <w:rFonts w:cs="Times New Roman"/>
        </w:rPr>
        <w:t xml:space="preserve">ernel </w:t>
      </w:r>
      <w:r>
        <w:rPr>
          <w:rFonts w:cs="Times New Roman"/>
        </w:rPr>
        <w:t>A</w:t>
      </w:r>
      <w:r w:rsidRPr="005C374C">
        <w:rPr>
          <w:rFonts w:cs="Times New Roman"/>
        </w:rPr>
        <w:t>pplied</w:t>
      </w:r>
    </w:p>
    <w:p w14:paraId="7EE2DF18" w14:textId="77777777" w:rsidR="005B29C4" w:rsidRPr="005C374C" w:rsidRDefault="005B29C4" w:rsidP="005B29C4">
      <w:pPr>
        <w:ind w:left="720"/>
        <w:jc w:val="center"/>
        <w:rPr>
          <w:rFonts w:cs="Times New Roman"/>
        </w:rPr>
      </w:pPr>
    </w:p>
    <w:p w14:paraId="60958990" w14:textId="77777777" w:rsidR="005B29C4" w:rsidRPr="005C374C" w:rsidRDefault="005B29C4" w:rsidP="005B29C4">
      <w:pPr>
        <w:ind w:left="720"/>
        <w:rPr>
          <w:rFonts w:cs="Times New Roman"/>
        </w:rPr>
      </w:pPr>
      <w:r w:rsidRPr="005C374C">
        <w:rPr>
          <w:rFonts w:cs="Times New Roman"/>
        </w:rPr>
        <w:t>In Figure 8</w:t>
      </w:r>
      <w:r>
        <w:rPr>
          <w:rFonts w:cs="Times New Roman"/>
        </w:rPr>
        <w:t>,</w:t>
      </w:r>
      <w:r w:rsidRPr="005C374C">
        <w:rPr>
          <w:rFonts w:cs="Times New Roman"/>
        </w:rPr>
        <w:t xml:space="preserve"> </w:t>
      </w:r>
      <w:r>
        <w:rPr>
          <w:rFonts w:cs="Times New Roman"/>
        </w:rPr>
        <w:t>t</w:t>
      </w:r>
      <w:r w:rsidRPr="005C374C">
        <w:rPr>
          <w:rFonts w:cs="Times New Roman"/>
        </w:rPr>
        <w:t xml:space="preserve">he light house and trailer image had the Emboss kernel applied to it. </w:t>
      </w:r>
      <w:r>
        <w:rPr>
          <w:rFonts w:cs="Times New Roman"/>
        </w:rPr>
        <w:t>Due to the emboss filter, the images seem to have a higher contrast causing sharper lines. The colors of the resulting pictures are not as soft, and the saturation seems to have increased a bit. This may be caused of how grainy the picture has become. The shadows seem to be a bit darker and the highlights a bit brighter.</w:t>
      </w:r>
      <w:r w:rsidRPr="005C374C">
        <w:rPr>
          <w:rFonts w:cs="Times New Roman"/>
        </w:rPr>
        <w:t xml:space="preserve"> </w:t>
      </w:r>
      <w:r>
        <w:rPr>
          <w:rFonts w:cs="Times New Roman"/>
        </w:rPr>
        <w:t>The edges in the pictures are given the effect of being “etched” in.</w:t>
      </w:r>
    </w:p>
    <w:p w14:paraId="32D340EB" w14:textId="77777777" w:rsidR="009269DC" w:rsidRPr="005B29C4" w:rsidRDefault="005B29C4" w:rsidP="005B29C4"/>
    <w:sectPr w:rsidR="009269DC" w:rsidRPr="005B29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C61EA"/>
    <w:multiLevelType w:val="hybridMultilevel"/>
    <w:tmpl w:val="2D0ED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127F16"/>
    <w:multiLevelType w:val="hybridMultilevel"/>
    <w:tmpl w:val="91EA4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DA698D"/>
    <w:multiLevelType w:val="hybridMultilevel"/>
    <w:tmpl w:val="DE947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292B65"/>
    <w:multiLevelType w:val="hybridMultilevel"/>
    <w:tmpl w:val="C4129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 Than">
    <w15:presenceInfo w15:providerId="AD" w15:userId="S::wint@msoe.edu::9330ffa4-b1b0-4d80-81f5-183b2f2dd9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xNDKzMDA0tjQzMDFT0lEKTi0uzszPAykwrAUAG1DlsywAAAA="/>
  </w:docVars>
  <w:rsids>
    <w:rsidRoot w:val="00334F26"/>
    <w:rsid w:val="00220B0E"/>
    <w:rsid w:val="00334F26"/>
    <w:rsid w:val="005B29C4"/>
    <w:rsid w:val="006470DC"/>
    <w:rsid w:val="00AB4613"/>
    <w:rsid w:val="00F14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D6E16"/>
  <w15:chartTrackingRefBased/>
  <w15:docId w15:val="{45D44913-4A7A-46D2-861B-85C962DA5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bCs/>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4F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34F26"/>
    <w:pPr>
      <w:keepNext/>
      <w:keepLines/>
      <w:spacing w:after="320" w:line="276" w:lineRule="auto"/>
    </w:pPr>
    <w:rPr>
      <w:rFonts w:ascii="Arial" w:eastAsia="Arial" w:hAnsi="Arial" w:cs="Arial"/>
      <w:bCs w:val="0"/>
      <w:color w:val="666666"/>
      <w:sz w:val="30"/>
      <w:szCs w:val="30"/>
      <w:lang w:val="en"/>
    </w:rPr>
  </w:style>
  <w:style w:type="character" w:customStyle="1" w:styleId="SubtitleChar">
    <w:name w:val="Subtitle Char"/>
    <w:basedOn w:val="DefaultParagraphFont"/>
    <w:link w:val="Subtitle"/>
    <w:uiPriority w:val="11"/>
    <w:rsid w:val="00334F26"/>
    <w:rPr>
      <w:rFonts w:ascii="Arial" w:eastAsia="Arial" w:hAnsi="Arial" w:cs="Arial"/>
      <w:bCs w:val="0"/>
      <w:color w:val="666666"/>
      <w:sz w:val="30"/>
      <w:szCs w:val="30"/>
      <w:lang w:val="en"/>
    </w:rPr>
  </w:style>
  <w:style w:type="paragraph" w:customStyle="1" w:styleId="HeaderCustom">
    <w:name w:val="Header Custom"/>
    <w:basedOn w:val="Heading1"/>
    <w:next w:val="Normal"/>
    <w:link w:val="HeaderCustomChar"/>
    <w:qFormat/>
    <w:rsid w:val="00334F26"/>
    <w:pPr>
      <w:spacing w:line="276" w:lineRule="auto"/>
    </w:pPr>
    <w:rPr>
      <w:bCs w:val="0"/>
      <w:sz w:val="28"/>
      <w:u w:val="single"/>
      <w:lang w:val="en"/>
    </w:rPr>
  </w:style>
  <w:style w:type="character" w:customStyle="1" w:styleId="HeaderCustomChar">
    <w:name w:val="Header Custom Char"/>
    <w:basedOn w:val="Heading1Char"/>
    <w:link w:val="HeaderCustom"/>
    <w:rsid w:val="00334F26"/>
    <w:rPr>
      <w:rFonts w:asciiTheme="majorHAnsi" w:eastAsiaTheme="majorEastAsia" w:hAnsiTheme="majorHAnsi" w:cstheme="majorBidi"/>
      <w:bCs w:val="0"/>
      <w:color w:val="2F5496" w:themeColor="accent1" w:themeShade="BF"/>
      <w:sz w:val="28"/>
      <w:szCs w:val="32"/>
      <w:u w:val="single"/>
      <w:lang w:val="en"/>
    </w:rPr>
  </w:style>
  <w:style w:type="paragraph" w:styleId="ListParagraph">
    <w:name w:val="List Paragraph"/>
    <w:basedOn w:val="Normal"/>
    <w:uiPriority w:val="34"/>
    <w:qFormat/>
    <w:rsid w:val="00334F26"/>
    <w:pPr>
      <w:spacing w:after="0" w:line="276" w:lineRule="auto"/>
      <w:ind w:left="720"/>
      <w:contextualSpacing/>
    </w:pPr>
    <w:rPr>
      <w:rFonts w:ascii="Arial" w:eastAsia="Arial" w:hAnsi="Arial" w:cs="Arial"/>
      <w:bCs w:val="0"/>
      <w:sz w:val="22"/>
      <w:lang w:val="en"/>
    </w:rPr>
  </w:style>
  <w:style w:type="character" w:customStyle="1" w:styleId="MTEquationSection">
    <w:name w:val="MTEquationSection"/>
    <w:basedOn w:val="DefaultParagraphFont"/>
    <w:rsid w:val="00334F26"/>
    <w:rPr>
      <w:rFonts w:ascii="Times New Roman" w:hAnsi="Times New Roman" w:cs="Times New Roman"/>
      <w:vanish/>
      <w:color w:val="FF0000"/>
    </w:rPr>
  </w:style>
  <w:style w:type="paragraph" w:customStyle="1" w:styleId="MTDisplayEquation">
    <w:name w:val="MTDisplayEquation"/>
    <w:basedOn w:val="Normal"/>
    <w:next w:val="Normal"/>
    <w:link w:val="MTDisplayEquationChar"/>
    <w:rsid w:val="00334F26"/>
    <w:pPr>
      <w:tabs>
        <w:tab w:val="center" w:pos="4680"/>
        <w:tab w:val="right" w:pos="9360"/>
      </w:tabs>
      <w:spacing w:after="0" w:line="276" w:lineRule="auto"/>
    </w:pPr>
    <w:rPr>
      <w:rFonts w:eastAsia="Arial" w:cs="Times New Roman"/>
      <w:bCs w:val="0"/>
      <w:color w:val="222222"/>
      <w:sz w:val="22"/>
      <w:shd w:val="clear" w:color="auto" w:fill="FFFFFF"/>
      <w:lang w:val="en"/>
    </w:rPr>
  </w:style>
  <w:style w:type="character" w:customStyle="1" w:styleId="MTDisplayEquationChar">
    <w:name w:val="MTDisplayEquation Char"/>
    <w:basedOn w:val="DefaultParagraphFont"/>
    <w:link w:val="MTDisplayEquation"/>
    <w:rsid w:val="00334F26"/>
    <w:rPr>
      <w:rFonts w:eastAsia="Arial" w:cs="Times New Roman"/>
      <w:bCs w:val="0"/>
      <w:color w:val="222222"/>
      <w:sz w:val="22"/>
      <w:lang w:val="en"/>
    </w:rPr>
  </w:style>
  <w:style w:type="character" w:customStyle="1" w:styleId="Heading1Char">
    <w:name w:val="Heading 1 Char"/>
    <w:basedOn w:val="DefaultParagraphFont"/>
    <w:link w:val="Heading1"/>
    <w:uiPriority w:val="9"/>
    <w:rsid w:val="00334F26"/>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B29C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image" Target="media/image14.wmf"/><Relationship Id="rId3" Type="http://schemas.openxmlformats.org/officeDocument/2006/relationships/settings" Target="settings.xml"/><Relationship Id="rId21" Type="http://schemas.openxmlformats.org/officeDocument/2006/relationships/image" Target="media/image10.emf"/><Relationship Id="rId34" Type="http://schemas.microsoft.com/office/2011/relationships/people" Target="people.xml"/><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oleObject" Target="embeddings/oleObject8.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emf"/><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13.wmf"/><Relationship Id="rId32" Type="http://schemas.openxmlformats.org/officeDocument/2006/relationships/image" Target="media/image18.emf"/><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2.emf"/><Relationship Id="rId28" Type="http://schemas.openxmlformats.org/officeDocument/2006/relationships/image" Target="media/image15.emf"/><Relationship Id="rId10" Type="http://schemas.openxmlformats.org/officeDocument/2006/relationships/oleObject" Target="embeddings/oleObject3.bin"/><Relationship Id="rId19" Type="http://schemas.openxmlformats.org/officeDocument/2006/relationships/image" Target="media/image8.emf"/><Relationship Id="rId31" Type="http://schemas.openxmlformats.org/officeDocument/2006/relationships/oleObject" Target="embeddings/oleObject10.bin"/><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11.emf"/><Relationship Id="rId27" Type="http://schemas.openxmlformats.org/officeDocument/2006/relationships/oleObject" Target="embeddings/oleObject9.bin"/><Relationship Id="rId30" Type="http://schemas.openxmlformats.org/officeDocument/2006/relationships/image" Target="media/image17.w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1349</Words>
  <Characters>7693</Characters>
  <Application>Microsoft Office Word</Application>
  <DocSecurity>0</DocSecurity>
  <Lines>64</Lines>
  <Paragraphs>18</Paragraphs>
  <ScaleCrop>false</ScaleCrop>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 Win</dc:creator>
  <cp:keywords/>
  <dc:description/>
  <cp:lastModifiedBy>Win, Than</cp:lastModifiedBy>
  <cp:revision>2</cp:revision>
  <dcterms:created xsi:type="dcterms:W3CDTF">2020-01-23T18:13:00Z</dcterms:created>
  <dcterms:modified xsi:type="dcterms:W3CDTF">2020-02-05T21:44:00Z</dcterms:modified>
</cp:coreProperties>
</file>