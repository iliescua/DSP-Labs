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9C09C" w14:textId="155D6C8A" w:rsidR="005B29C4" w:rsidRPr="005C374C" w:rsidRDefault="005B29C4" w:rsidP="0091036A">
      <w:pPr>
        <w:ind w:firstLine="720"/>
        <w:jc w:val="center"/>
        <w:rPr>
          <w:rFonts w:cs="Times New Roman"/>
          <w:sz w:val="44"/>
          <w:szCs w:val="44"/>
        </w:rPr>
      </w:pPr>
      <w:ins w:id="0" w:author="Win, Than" w:date="2020-01-30T09:44:00Z">
        <w:r w:rsidRPr="005C374C">
          <w:rPr>
            <w:rFonts w:cs="Times New Roman"/>
            <w:sz w:val="44"/>
            <w:szCs w:val="44"/>
          </w:rPr>
          <w:fldChar w:fldCharType="begin"/>
        </w:r>
        <w:r w:rsidRPr="005C374C">
          <w:rPr>
            <w:rFonts w:cs="Times New Roman"/>
            <w:sz w:val="44"/>
            <w:szCs w:val="44"/>
          </w:rPr>
          <w:instrText xml:space="preserve"> MACROBUTTON MTEditEquationSection2 </w:instrText>
        </w:r>
        <w:r w:rsidRPr="005C374C">
          <w:rPr>
            <w:rStyle w:val="MTEquationSection"/>
            <w:rPrChange w:id="1" w:author="Win, Than" w:date="2020-01-30T09:44:00Z">
              <w:rPr>
                <w:rFonts w:cs="Times New Roman"/>
                <w:sz w:val="44"/>
                <w:szCs w:val="44"/>
              </w:rPr>
            </w:rPrChange>
          </w:rPr>
          <w:instrText>Equation Chapter 1 Section 1</w:instrText>
        </w:r>
        <w:r w:rsidRPr="005C374C">
          <w:rPr>
            <w:rFonts w:cs="Times New Roman"/>
            <w:sz w:val="44"/>
            <w:szCs w:val="44"/>
          </w:rPr>
          <w:fldChar w:fldCharType="begin"/>
        </w:r>
        <w:r w:rsidRPr="005C374C">
          <w:rPr>
            <w:rFonts w:cs="Times New Roman"/>
            <w:sz w:val="44"/>
            <w:szCs w:val="44"/>
          </w:rPr>
          <w:instrText xml:space="preserve"> SEQ MTEqn \r \h \* MERGEFORMAT </w:instrText>
        </w:r>
        <w:r w:rsidRPr="005C374C">
          <w:rPr>
            <w:rFonts w:cs="Times New Roman"/>
            <w:sz w:val="44"/>
            <w:szCs w:val="44"/>
          </w:rPr>
          <w:fldChar w:fldCharType="end"/>
        </w:r>
        <w:r w:rsidRPr="005C374C">
          <w:rPr>
            <w:rFonts w:cs="Times New Roman"/>
            <w:sz w:val="44"/>
            <w:szCs w:val="44"/>
          </w:rPr>
          <w:fldChar w:fldCharType="begin"/>
        </w:r>
        <w:r w:rsidRPr="005C374C">
          <w:rPr>
            <w:rFonts w:cs="Times New Roman"/>
            <w:sz w:val="44"/>
            <w:szCs w:val="44"/>
          </w:rPr>
          <w:instrText xml:space="preserve"> SEQ MTSec \r 1 \h \* MERGEFORMAT </w:instrText>
        </w:r>
        <w:r w:rsidRPr="005C374C">
          <w:rPr>
            <w:rFonts w:cs="Times New Roman"/>
            <w:sz w:val="44"/>
            <w:szCs w:val="44"/>
          </w:rPr>
          <w:fldChar w:fldCharType="end"/>
        </w:r>
        <w:r w:rsidRPr="005C374C">
          <w:rPr>
            <w:rFonts w:cs="Times New Roman"/>
            <w:sz w:val="44"/>
            <w:szCs w:val="44"/>
          </w:rPr>
          <w:fldChar w:fldCharType="begin"/>
        </w:r>
        <w:r w:rsidRPr="005C374C">
          <w:rPr>
            <w:rFonts w:cs="Times New Roman"/>
            <w:sz w:val="44"/>
            <w:szCs w:val="44"/>
          </w:rPr>
          <w:instrText xml:space="preserve"> SEQ MTChap \r 1 \h \* MERGEFORMAT </w:instrText>
        </w:r>
        <w:r w:rsidRPr="005C374C">
          <w:rPr>
            <w:rFonts w:cs="Times New Roman"/>
            <w:sz w:val="44"/>
            <w:szCs w:val="44"/>
          </w:rPr>
          <w:fldChar w:fldCharType="end"/>
        </w:r>
        <w:r w:rsidRPr="005C374C">
          <w:rPr>
            <w:rFonts w:cs="Times New Roman"/>
            <w:sz w:val="44"/>
            <w:szCs w:val="44"/>
          </w:rPr>
          <w:fldChar w:fldCharType="end"/>
        </w:r>
      </w:ins>
    </w:p>
    <w:p w14:paraId="1A2EE143" w14:textId="77777777" w:rsidR="005B29C4" w:rsidRPr="005C374C" w:rsidRDefault="005B29C4" w:rsidP="005B29C4">
      <w:pPr>
        <w:jc w:val="center"/>
        <w:rPr>
          <w:rFonts w:cs="Times New Roman"/>
          <w:sz w:val="44"/>
          <w:szCs w:val="44"/>
        </w:rPr>
      </w:pPr>
    </w:p>
    <w:p w14:paraId="138490D9" w14:textId="17F3B847" w:rsidR="005B29C4" w:rsidRPr="005C374C" w:rsidRDefault="005B29C4" w:rsidP="005B29C4">
      <w:pPr>
        <w:jc w:val="center"/>
        <w:rPr>
          <w:rFonts w:cs="Times New Roman"/>
          <w:sz w:val="44"/>
          <w:szCs w:val="44"/>
        </w:rPr>
      </w:pPr>
      <w:r w:rsidRPr="005C374C">
        <w:rPr>
          <w:rFonts w:cs="Times New Roman"/>
          <w:sz w:val="44"/>
          <w:szCs w:val="44"/>
        </w:rPr>
        <w:t xml:space="preserve">Lab </w:t>
      </w:r>
      <w:r w:rsidR="00BF2CDB">
        <w:rPr>
          <w:rFonts w:cs="Times New Roman"/>
          <w:sz w:val="44"/>
          <w:szCs w:val="44"/>
        </w:rPr>
        <w:t>6</w:t>
      </w:r>
      <w:r w:rsidRPr="005C374C">
        <w:rPr>
          <w:rFonts w:cs="Times New Roman"/>
          <w:sz w:val="44"/>
          <w:szCs w:val="44"/>
        </w:rPr>
        <w:t xml:space="preserve"> –</w:t>
      </w:r>
      <w:r w:rsidR="0091036A">
        <w:rPr>
          <w:rFonts w:cs="Times New Roman"/>
          <w:sz w:val="44"/>
          <w:szCs w:val="44"/>
        </w:rPr>
        <w:t xml:space="preserve"> Discrete Fourier Series – Music Synthesis</w:t>
      </w:r>
    </w:p>
    <w:p w14:paraId="5FB58F93" w14:textId="77777777" w:rsidR="005B29C4" w:rsidRPr="005C374C" w:rsidRDefault="005B29C4" w:rsidP="005B29C4">
      <w:pPr>
        <w:jc w:val="center"/>
        <w:rPr>
          <w:rFonts w:cs="Times New Roman"/>
          <w:szCs w:val="24"/>
        </w:rPr>
      </w:pPr>
      <w:r w:rsidRPr="005C374C">
        <w:rPr>
          <w:rFonts w:cs="Times New Roman"/>
          <w:szCs w:val="24"/>
        </w:rPr>
        <w:t>EE3221-051 Digital Signal Processing</w:t>
      </w:r>
    </w:p>
    <w:p w14:paraId="5351E3D3" w14:textId="77777777" w:rsidR="005B29C4" w:rsidRPr="005C374C" w:rsidRDefault="005B29C4" w:rsidP="005B29C4">
      <w:pPr>
        <w:jc w:val="center"/>
        <w:rPr>
          <w:rFonts w:cs="Times New Roman"/>
          <w:szCs w:val="24"/>
        </w:rPr>
      </w:pPr>
      <w:r w:rsidRPr="005C374C">
        <w:rPr>
          <w:rFonts w:cs="Times New Roman"/>
          <w:szCs w:val="24"/>
        </w:rPr>
        <w:t xml:space="preserve">Dr. Marek </w:t>
      </w:r>
      <w:proofErr w:type="spellStart"/>
      <w:r w:rsidRPr="005C374C">
        <w:rPr>
          <w:rFonts w:cs="Times New Roman"/>
          <w:szCs w:val="24"/>
        </w:rPr>
        <w:t>Trawicki</w:t>
      </w:r>
      <w:proofErr w:type="spellEnd"/>
    </w:p>
    <w:p w14:paraId="079E054D" w14:textId="77777777" w:rsidR="005B29C4" w:rsidRPr="005C374C" w:rsidRDefault="005B29C4" w:rsidP="005B29C4">
      <w:pPr>
        <w:rPr>
          <w:rFonts w:cs="Times New Roman"/>
        </w:rPr>
      </w:pPr>
    </w:p>
    <w:p w14:paraId="543E00CF" w14:textId="77777777" w:rsidR="005B29C4" w:rsidRPr="005C374C" w:rsidRDefault="005B29C4" w:rsidP="005B29C4">
      <w:pPr>
        <w:rPr>
          <w:rFonts w:cs="Times New Roman"/>
        </w:rPr>
      </w:pPr>
    </w:p>
    <w:p w14:paraId="69B1FAFC" w14:textId="77777777" w:rsidR="005B29C4" w:rsidRPr="005C374C" w:rsidRDefault="005B29C4" w:rsidP="005B29C4">
      <w:pPr>
        <w:rPr>
          <w:rFonts w:cs="Times New Roman"/>
        </w:rPr>
      </w:pPr>
    </w:p>
    <w:p w14:paraId="6BF68410" w14:textId="77777777" w:rsidR="005B29C4" w:rsidRPr="005C374C" w:rsidRDefault="005B29C4" w:rsidP="005B29C4">
      <w:pPr>
        <w:rPr>
          <w:rFonts w:cs="Times New Roman"/>
        </w:rPr>
      </w:pPr>
    </w:p>
    <w:p w14:paraId="6B3556F1" w14:textId="77777777" w:rsidR="005B29C4" w:rsidRPr="005C374C" w:rsidRDefault="005B29C4" w:rsidP="005B29C4">
      <w:pPr>
        <w:rPr>
          <w:rFonts w:cs="Times New Roman"/>
        </w:rPr>
      </w:pPr>
    </w:p>
    <w:p w14:paraId="78554293" w14:textId="77777777" w:rsidR="005B29C4" w:rsidRPr="005C374C" w:rsidRDefault="005B29C4" w:rsidP="005B29C4">
      <w:pPr>
        <w:rPr>
          <w:rFonts w:cs="Times New Roman"/>
        </w:rPr>
      </w:pPr>
    </w:p>
    <w:p w14:paraId="79E7F84F" w14:textId="77777777" w:rsidR="005B29C4" w:rsidRPr="005C374C" w:rsidRDefault="005B29C4" w:rsidP="005B29C4">
      <w:pPr>
        <w:rPr>
          <w:rFonts w:cs="Times New Roman"/>
        </w:rPr>
      </w:pPr>
    </w:p>
    <w:p w14:paraId="532DF917" w14:textId="77777777" w:rsidR="005B29C4" w:rsidRPr="005C374C" w:rsidRDefault="005B29C4" w:rsidP="005B29C4">
      <w:pPr>
        <w:rPr>
          <w:rFonts w:cs="Times New Roman"/>
          <w:szCs w:val="24"/>
        </w:rPr>
      </w:pPr>
    </w:p>
    <w:p w14:paraId="25B9D414" w14:textId="77777777" w:rsidR="005B29C4" w:rsidRPr="005C374C" w:rsidRDefault="005B29C4" w:rsidP="005B29C4">
      <w:pPr>
        <w:rPr>
          <w:rFonts w:cs="Times New Roman"/>
          <w:szCs w:val="24"/>
        </w:rPr>
      </w:pPr>
    </w:p>
    <w:p w14:paraId="6509CC3E" w14:textId="77777777" w:rsidR="005B29C4" w:rsidRPr="005C374C" w:rsidRDefault="005B29C4" w:rsidP="005B29C4">
      <w:pPr>
        <w:jc w:val="center"/>
        <w:rPr>
          <w:rFonts w:cs="Times New Roman"/>
          <w:szCs w:val="24"/>
        </w:rPr>
      </w:pPr>
      <w:r w:rsidRPr="005C374C">
        <w:rPr>
          <w:rFonts w:cs="Times New Roman"/>
          <w:szCs w:val="24"/>
        </w:rPr>
        <w:t>By: Andrew Iliescu, Eduardo Diaz, &amp; Than Win</w:t>
      </w:r>
    </w:p>
    <w:p w14:paraId="43ED6394" w14:textId="77777777" w:rsidR="005B29C4" w:rsidRPr="005C374C" w:rsidRDefault="005B29C4" w:rsidP="005B29C4">
      <w:pPr>
        <w:jc w:val="center"/>
        <w:rPr>
          <w:rFonts w:cs="Times New Roman"/>
        </w:rPr>
      </w:pPr>
    </w:p>
    <w:p w14:paraId="051204AE" w14:textId="77777777" w:rsidR="005B29C4" w:rsidRPr="005C374C" w:rsidRDefault="005B29C4" w:rsidP="005B29C4">
      <w:pPr>
        <w:rPr>
          <w:rFonts w:cs="Times New Roman"/>
        </w:rPr>
      </w:pPr>
    </w:p>
    <w:p w14:paraId="1F4A2782" w14:textId="77777777" w:rsidR="005B29C4" w:rsidRPr="005C374C" w:rsidRDefault="005B29C4" w:rsidP="005B29C4">
      <w:pPr>
        <w:rPr>
          <w:rFonts w:cs="Times New Roman"/>
        </w:rPr>
      </w:pPr>
    </w:p>
    <w:p w14:paraId="7ADA64B7" w14:textId="77777777" w:rsidR="005B29C4" w:rsidRPr="005C374C" w:rsidRDefault="005B29C4" w:rsidP="005B29C4">
      <w:pPr>
        <w:rPr>
          <w:rFonts w:cs="Times New Roman"/>
        </w:rPr>
      </w:pPr>
    </w:p>
    <w:p w14:paraId="2756AD0E" w14:textId="77777777" w:rsidR="005B29C4" w:rsidRPr="005C374C" w:rsidRDefault="005B29C4" w:rsidP="005B29C4">
      <w:pPr>
        <w:rPr>
          <w:rFonts w:cs="Times New Roman"/>
        </w:rPr>
      </w:pPr>
    </w:p>
    <w:p w14:paraId="4339AD34" w14:textId="77777777" w:rsidR="005B29C4" w:rsidRPr="005C374C" w:rsidRDefault="005B29C4" w:rsidP="005B29C4">
      <w:pPr>
        <w:rPr>
          <w:rFonts w:cs="Times New Roman"/>
        </w:rPr>
      </w:pPr>
    </w:p>
    <w:p w14:paraId="16B689CC" w14:textId="77777777" w:rsidR="005B29C4" w:rsidRPr="005C374C" w:rsidRDefault="005B29C4" w:rsidP="005B29C4">
      <w:pPr>
        <w:rPr>
          <w:rFonts w:cs="Times New Roman"/>
        </w:rPr>
      </w:pPr>
    </w:p>
    <w:p w14:paraId="73D10BC8" w14:textId="77777777" w:rsidR="005B29C4" w:rsidRPr="005C374C" w:rsidRDefault="005B29C4" w:rsidP="005B29C4">
      <w:pPr>
        <w:rPr>
          <w:rFonts w:cs="Times New Roman"/>
        </w:rPr>
      </w:pPr>
    </w:p>
    <w:p w14:paraId="35BDEC19" w14:textId="77777777" w:rsidR="005B29C4" w:rsidRPr="005C374C" w:rsidRDefault="005B29C4" w:rsidP="005B29C4">
      <w:pPr>
        <w:rPr>
          <w:rFonts w:cs="Times New Roman"/>
        </w:rPr>
      </w:pPr>
    </w:p>
    <w:p w14:paraId="5217390C" w14:textId="77777777" w:rsidR="005B29C4" w:rsidRPr="005C374C" w:rsidRDefault="005B29C4" w:rsidP="005B29C4">
      <w:pPr>
        <w:rPr>
          <w:rFonts w:cs="Times New Roman"/>
        </w:rPr>
      </w:pPr>
    </w:p>
    <w:p w14:paraId="5FF46384" w14:textId="77777777" w:rsidR="005B29C4" w:rsidRPr="005C374C" w:rsidRDefault="005B29C4" w:rsidP="005B29C4">
      <w:pPr>
        <w:rPr>
          <w:rFonts w:cs="Times New Roman"/>
        </w:rPr>
      </w:pPr>
    </w:p>
    <w:p w14:paraId="3D9A96D8" w14:textId="0A3CA107" w:rsidR="005B29C4" w:rsidRPr="005C374C" w:rsidRDefault="00BF2CDB" w:rsidP="005B29C4">
      <w:pPr>
        <w:jc w:val="center"/>
        <w:rPr>
          <w:rFonts w:cs="Times New Roman"/>
          <w:szCs w:val="24"/>
        </w:rPr>
      </w:pPr>
      <w:r>
        <w:rPr>
          <w:rFonts w:cs="Times New Roman"/>
          <w:szCs w:val="24"/>
        </w:rPr>
        <w:t xml:space="preserve"> 13 February </w:t>
      </w:r>
      <w:r w:rsidR="005B29C4" w:rsidRPr="005C374C">
        <w:rPr>
          <w:rFonts w:cs="Times New Roman"/>
          <w:szCs w:val="24"/>
        </w:rPr>
        <w:t>2020</w:t>
      </w:r>
    </w:p>
    <w:p w14:paraId="6F21AA5E" w14:textId="7BF14CF0" w:rsidR="005B29C4" w:rsidRDefault="005B29C4" w:rsidP="006133DB">
      <w:pPr>
        <w:pStyle w:val="HeaderCustom"/>
        <w:rPr>
          <w:rFonts w:ascii="Times New Roman" w:hAnsi="Times New Roman" w:cs="Times New Roman"/>
          <w:color w:val="auto"/>
        </w:rPr>
      </w:pPr>
      <w:r w:rsidRPr="005C374C">
        <w:rPr>
          <w:rFonts w:ascii="Times New Roman" w:hAnsi="Times New Roman" w:cs="Times New Roman"/>
          <w:color w:val="auto"/>
        </w:rPr>
        <w:lastRenderedPageBreak/>
        <w:t>Introduction</w:t>
      </w:r>
    </w:p>
    <w:p w14:paraId="73218886" w14:textId="63EC85DF" w:rsidR="0091036A" w:rsidRPr="0091036A" w:rsidRDefault="0091036A" w:rsidP="0091036A">
      <w:pPr>
        <w:rPr>
          <w:lang w:val="en"/>
        </w:rPr>
      </w:pPr>
      <w:r>
        <w:rPr>
          <w:lang w:val="en"/>
        </w:rPr>
        <w:tab/>
        <w:t>The main objective of this lab consists</w:t>
      </w:r>
      <w:r w:rsidR="002F52B0">
        <w:rPr>
          <w:lang w:val="en"/>
        </w:rPr>
        <w:t xml:space="preserve"> of using</w:t>
      </w:r>
      <w:r>
        <w:rPr>
          <w:lang w:val="en"/>
        </w:rPr>
        <w:t xml:space="preserve"> MATLAB to synthesize sinusoidal musical tone input signals to generate </w:t>
      </w:r>
      <w:r w:rsidR="00E75425">
        <w:rPr>
          <w:lang w:val="en"/>
        </w:rPr>
        <w:t xml:space="preserve">a </w:t>
      </w:r>
      <w:r>
        <w:rPr>
          <w:lang w:val="en"/>
        </w:rPr>
        <w:t>sinusoidal musical output signa</w:t>
      </w:r>
      <w:r w:rsidR="00142207">
        <w:rPr>
          <w:lang w:val="en"/>
        </w:rPr>
        <w:t xml:space="preserve">l based on the Discrete Fourier Series (DFS). </w:t>
      </w:r>
      <w:r w:rsidR="002F52B0">
        <w:rPr>
          <w:lang w:val="en"/>
        </w:rPr>
        <w:t>In laymen</w:t>
      </w:r>
      <w:r w:rsidR="00E75425">
        <w:rPr>
          <w:lang w:val="en"/>
        </w:rPr>
        <w:t>'s</w:t>
      </w:r>
      <w:r w:rsidR="002F52B0">
        <w:rPr>
          <w:lang w:val="en"/>
        </w:rPr>
        <w:t xml:space="preserve"> terms, a series of notes are electronically played together to make a song. Several songs are played, plotted, and analyzed. </w:t>
      </w:r>
    </w:p>
    <w:p w14:paraId="7991B9B4" w14:textId="6442CF04" w:rsidR="005B29C4" w:rsidRPr="005C374C" w:rsidRDefault="005B29C4" w:rsidP="005B29C4">
      <w:pPr>
        <w:pStyle w:val="HeaderCustom"/>
        <w:rPr>
          <w:rFonts w:ascii="Times New Roman" w:hAnsi="Times New Roman" w:cs="Times New Roman"/>
          <w:color w:val="auto"/>
        </w:rPr>
      </w:pPr>
      <w:r w:rsidRPr="005C374C">
        <w:rPr>
          <w:rFonts w:ascii="Times New Roman" w:hAnsi="Times New Roman" w:cs="Times New Roman"/>
          <w:color w:val="auto"/>
        </w:rPr>
        <w:t>Procedu</w:t>
      </w:r>
      <w:r w:rsidR="009F5028">
        <w:rPr>
          <w:rFonts w:ascii="Times New Roman" w:hAnsi="Times New Roman" w:cs="Times New Roman"/>
          <w:color w:val="auto"/>
        </w:rPr>
        <w:t>r</w:t>
      </w:r>
      <w:r w:rsidRPr="005C374C">
        <w:rPr>
          <w:rFonts w:ascii="Times New Roman" w:hAnsi="Times New Roman" w:cs="Times New Roman"/>
          <w:color w:val="auto"/>
        </w:rPr>
        <w:t>e</w:t>
      </w:r>
      <w:r w:rsidR="0091036A">
        <w:rPr>
          <w:rFonts w:ascii="Times New Roman" w:hAnsi="Times New Roman" w:cs="Times New Roman"/>
          <w:color w:val="auto"/>
        </w:rPr>
        <w:t xml:space="preserve"> </w:t>
      </w:r>
    </w:p>
    <w:p w14:paraId="668E1B69" w14:textId="77777777" w:rsidR="005B29C4" w:rsidRPr="005C374C" w:rsidRDefault="005B29C4" w:rsidP="005B29C4">
      <w:pPr>
        <w:rPr>
          <w:rFonts w:cs="Times New Roman"/>
          <w:szCs w:val="24"/>
        </w:rPr>
      </w:pPr>
      <w:r w:rsidRPr="005C374C">
        <w:rPr>
          <w:rFonts w:cs="Times New Roman"/>
          <w:szCs w:val="24"/>
        </w:rPr>
        <w:t>Materials:</w:t>
      </w:r>
    </w:p>
    <w:p w14:paraId="74BE7012"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sz w:val="24"/>
          <w:szCs w:val="24"/>
        </w:rPr>
        <w:t>Laptop with MATLAB Software</w:t>
      </w:r>
    </w:p>
    <w:p w14:paraId="48DE5614" w14:textId="77777777" w:rsidR="005B29C4" w:rsidRPr="005C374C" w:rsidRDefault="005B29C4" w:rsidP="005B29C4">
      <w:pPr>
        <w:pStyle w:val="ListParagraph"/>
        <w:rPr>
          <w:rFonts w:ascii="Times New Roman" w:hAnsi="Times New Roman" w:cs="Times New Roman"/>
          <w:sz w:val="24"/>
          <w:szCs w:val="24"/>
        </w:rPr>
      </w:pPr>
    </w:p>
    <w:p w14:paraId="14991AB4" w14:textId="008648B7" w:rsidR="005B29C4" w:rsidRDefault="005B29C4" w:rsidP="005B29C4">
      <w:pPr>
        <w:rPr>
          <w:rFonts w:cs="Times New Roman"/>
          <w:szCs w:val="24"/>
        </w:rPr>
      </w:pPr>
      <w:r w:rsidRPr="005C374C">
        <w:rPr>
          <w:rFonts w:cs="Times New Roman"/>
          <w:szCs w:val="24"/>
        </w:rPr>
        <w:t>MATLAB Procedure:</w:t>
      </w:r>
    </w:p>
    <w:p w14:paraId="3AA04BA1" w14:textId="445B5C8C" w:rsidR="0091036A" w:rsidRPr="00662C40" w:rsidRDefault="00662C40" w:rsidP="0091036A">
      <w:pPr>
        <w:pStyle w:val="ListParagraph"/>
        <w:numPr>
          <w:ilvl w:val="0"/>
          <w:numId w:val="1"/>
        </w:numPr>
        <w:rPr>
          <w:rFonts w:cs="Times New Roman"/>
          <w:szCs w:val="24"/>
        </w:rPr>
      </w:pPr>
      <w:r>
        <w:rPr>
          <w:rFonts w:ascii="Times New Roman" w:hAnsi="Times New Roman" w:cs="Times New Roman"/>
          <w:sz w:val="24"/>
          <w:szCs w:val="28"/>
        </w:rPr>
        <w:t>Create and apply a function handle for the 4</w:t>
      </w:r>
      <w:r w:rsidRPr="00662C40">
        <w:rPr>
          <w:rFonts w:ascii="Times New Roman" w:hAnsi="Times New Roman" w:cs="Times New Roman"/>
          <w:sz w:val="24"/>
          <w:szCs w:val="28"/>
          <w:vertAlign w:val="superscript"/>
        </w:rPr>
        <w:t>th</w:t>
      </w:r>
      <w:r>
        <w:rPr>
          <w:rFonts w:ascii="Times New Roman" w:hAnsi="Times New Roman" w:cs="Times New Roman"/>
          <w:sz w:val="24"/>
          <w:szCs w:val="28"/>
        </w:rPr>
        <w:t xml:space="preserve"> octave using the given the table of musical note frequencies at various octaves as</w:t>
      </w:r>
    </w:p>
    <w:p w14:paraId="7FFA47E3" w14:textId="01E8561B" w:rsidR="00662C40" w:rsidRPr="00662C40" w:rsidRDefault="00662C40" w:rsidP="00662C40">
      <w:pPr>
        <w:pStyle w:val="MTDisplayEquation"/>
      </w:pPr>
      <w:r>
        <w:tab/>
      </w:r>
      <w:r w:rsidRPr="00662C40">
        <w:rPr>
          <w:position w:val="-34"/>
        </w:rPr>
        <w:object w:dxaOrig="3879" w:dyaOrig="800" w14:anchorId="2F32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1pt;height:40.05pt" o:ole="">
            <v:imagedata r:id="rId6" o:title=""/>
          </v:shape>
          <o:OLEObject Type="Embed" ProgID="Equation.DSMT4" ShapeID="_x0000_i1025" DrawAspect="Content" ObjectID="_1643101480" r:id="rId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42AF6">
        <w:fldChar w:fldCharType="begin"/>
      </w:r>
      <w:r w:rsidR="00342AF6">
        <w:instrText xml:space="preserve"> SEQ MTEqn \c \* Arabic \* MERGEFORMAT </w:instrText>
      </w:r>
      <w:r w:rsidR="00342AF6">
        <w:fldChar w:fldCharType="separate"/>
      </w:r>
      <w:r w:rsidR="00603AE7">
        <w:rPr>
          <w:noProof/>
        </w:rPr>
        <w:instrText>1</w:instrText>
      </w:r>
      <w:r w:rsidR="00342AF6">
        <w:rPr>
          <w:noProof/>
        </w:rPr>
        <w:fldChar w:fldCharType="end"/>
      </w:r>
      <w:r>
        <w:instrText>)</w:instrText>
      </w:r>
      <w:r>
        <w:fldChar w:fldCharType="end"/>
      </w:r>
    </w:p>
    <w:p w14:paraId="18779DF7" w14:textId="389200A8" w:rsidR="00662C40" w:rsidRPr="00662C40" w:rsidRDefault="00662C40" w:rsidP="0091036A">
      <w:pPr>
        <w:pStyle w:val="ListParagraph"/>
        <w:numPr>
          <w:ilvl w:val="0"/>
          <w:numId w:val="1"/>
        </w:numPr>
        <w:rPr>
          <w:rFonts w:ascii="Times New Roman" w:hAnsi="Times New Roman" w:cs="Times New Roman"/>
          <w:sz w:val="24"/>
          <w:szCs w:val="28"/>
        </w:rPr>
      </w:pPr>
      <w:r>
        <w:rPr>
          <w:rFonts w:ascii="Times New Roman" w:hAnsi="Times New Roman" w:cs="Times New Roman"/>
          <w:sz w:val="24"/>
          <w:szCs w:val="28"/>
        </w:rPr>
        <w:t xml:space="preserve">Using the </w:t>
      </w:r>
      <w:r>
        <w:rPr>
          <w:rFonts w:ascii="Times New Roman" w:hAnsi="Times New Roman" w:cs="Times New Roman"/>
          <w:i/>
          <w:iCs/>
          <w:sz w:val="24"/>
          <w:szCs w:val="28"/>
        </w:rPr>
        <w:t xml:space="preserve">sound </w:t>
      </w:r>
      <w:r w:rsidRPr="00662C40">
        <w:rPr>
          <w:rFonts w:ascii="Times New Roman" w:hAnsi="Times New Roman" w:cs="Times New Roman"/>
          <w:sz w:val="24"/>
          <w:szCs w:val="24"/>
        </w:rPr>
        <w:t>command, listen to the musical notes</w:t>
      </w:r>
    </w:p>
    <w:p w14:paraId="54300F7C" w14:textId="4884AC8A" w:rsidR="00662C40" w:rsidRPr="00662C40" w:rsidRDefault="00662C40" w:rsidP="0091036A">
      <w:pPr>
        <w:pStyle w:val="ListParagraph"/>
        <w:numPr>
          <w:ilvl w:val="0"/>
          <w:numId w:val="1"/>
        </w:numPr>
        <w:rPr>
          <w:rFonts w:ascii="Times New Roman" w:hAnsi="Times New Roman" w:cs="Times New Roman"/>
          <w:sz w:val="24"/>
          <w:szCs w:val="28"/>
        </w:rPr>
      </w:pPr>
      <w:r>
        <w:rPr>
          <w:rFonts w:ascii="Times New Roman" w:hAnsi="Times New Roman" w:cs="Times New Roman"/>
          <w:sz w:val="24"/>
          <w:szCs w:val="24"/>
        </w:rPr>
        <w:t xml:space="preserve">Compute </w:t>
      </w:r>
      <w:r w:rsidR="002B3D76">
        <w:rPr>
          <w:rFonts w:ascii="Times New Roman" w:hAnsi="Times New Roman" w:cs="Times New Roman"/>
          <w:sz w:val="24"/>
          <w:szCs w:val="24"/>
        </w:rPr>
        <w:t>and graph (PSD 10log</w:t>
      </w:r>
      <w:r w:rsidR="002B3D76">
        <w:rPr>
          <w:rFonts w:ascii="Times New Roman" w:hAnsi="Times New Roman" w:cs="Times New Roman"/>
          <w:sz w:val="24"/>
          <w:szCs w:val="24"/>
          <w:vertAlign w:val="subscript"/>
        </w:rPr>
        <w:t>10</w:t>
      </w:r>
      <w:r w:rsidR="002B3D76">
        <w:rPr>
          <w:rFonts w:ascii="Times New Roman" w:hAnsi="Times New Roman" w:cs="Times New Roman"/>
          <w:sz w:val="24"/>
          <w:szCs w:val="24"/>
        </w:rPr>
        <w:t>(</w:t>
      </w:r>
      <w:r w:rsidR="002B3D76">
        <w:rPr>
          <w:rFonts w:ascii="Times New Roman" w:hAnsi="Times New Roman" w:cs="Times New Roman"/>
          <w:i/>
          <w:iCs/>
          <w:sz w:val="24"/>
          <w:szCs w:val="24"/>
        </w:rPr>
        <w:t>P</w:t>
      </w:r>
      <w:r w:rsidR="002B3D76">
        <w:rPr>
          <w:rFonts w:ascii="Times New Roman" w:hAnsi="Times New Roman" w:cs="Times New Roman"/>
          <w:sz w:val="24"/>
          <w:szCs w:val="24"/>
        </w:rPr>
        <w:t xml:space="preserve">) versus frequency </w:t>
      </w:r>
      <w:r w:rsidR="002B3D76">
        <w:rPr>
          <w:rFonts w:ascii="Times New Roman" w:hAnsi="Times New Roman" w:cs="Times New Roman"/>
          <w:i/>
          <w:iCs/>
          <w:sz w:val="24"/>
          <w:szCs w:val="24"/>
        </w:rPr>
        <w:t>f</w:t>
      </w:r>
      <w:r w:rsidR="002B3D76">
        <w:rPr>
          <w:rFonts w:ascii="Times New Roman" w:hAnsi="Times New Roman" w:cs="Times New Roman"/>
          <w:sz w:val="24"/>
          <w:szCs w:val="24"/>
        </w:rPr>
        <w:t xml:space="preserve">) </w:t>
      </w:r>
      <w:r>
        <w:rPr>
          <w:rFonts w:ascii="Times New Roman" w:hAnsi="Times New Roman" w:cs="Times New Roman"/>
          <w:sz w:val="24"/>
          <w:szCs w:val="24"/>
        </w:rPr>
        <w:t xml:space="preserve">the power spectral density (PSD) of each musical note using the </w:t>
      </w:r>
      <w:r>
        <w:rPr>
          <w:rFonts w:ascii="Times New Roman" w:hAnsi="Times New Roman" w:cs="Times New Roman"/>
          <w:i/>
          <w:iCs/>
          <w:sz w:val="24"/>
          <w:szCs w:val="24"/>
        </w:rPr>
        <w:t xml:space="preserve">periodogram </w:t>
      </w:r>
      <w:r>
        <w:rPr>
          <w:rFonts w:ascii="Times New Roman" w:hAnsi="Times New Roman" w:cs="Times New Roman"/>
          <w:sz w:val="24"/>
          <w:szCs w:val="24"/>
        </w:rPr>
        <w:t xml:space="preserve">command as </w:t>
      </w:r>
    </w:p>
    <w:p w14:paraId="3F5FD6B4" w14:textId="24FB5E7B" w:rsidR="00662C40" w:rsidRDefault="00662C40" w:rsidP="00662C40">
      <w:pPr>
        <w:pStyle w:val="MTDisplayEquation"/>
      </w:pPr>
      <w:r>
        <w:tab/>
      </w:r>
      <w:r w:rsidR="002B3D76" w:rsidRPr="002B3D76">
        <w:rPr>
          <w:position w:val="-18"/>
        </w:rPr>
        <w:object w:dxaOrig="7600" w:dyaOrig="480" w14:anchorId="1600E1D7">
          <v:shape id="_x0000_i1026" type="#_x0000_t75" style="width:380.05pt;height:23.8pt" o:ole="">
            <v:imagedata r:id="rId8" o:title=""/>
          </v:shape>
          <o:OLEObject Type="Embed" ProgID="Equation.DSMT4" ShapeID="_x0000_i1026" DrawAspect="Content" ObjectID="_1643101481" r:id="rId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42AF6">
        <w:fldChar w:fldCharType="begin"/>
      </w:r>
      <w:r w:rsidR="00342AF6">
        <w:instrText xml:space="preserve"> SEQ MTEqn \c \* Arabic \* MERGEFORMAT </w:instrText>
      </w:r>
      <w:r w:rsidR="00342AF6">
        <w:fldChar w:fldCharType="separate"/>
      </w:r>
      <w:r w:rsidR="00603AE7">
        <w:rPr>
          <w:noProof/>
        </w:rPr>
        <w:instrText>2</w:instrText>
      </w:r>
      <w:r w:rsidR="00342AF6">
        <w:rPr>
          <w:noProof/>
        </w:rPr>
        <w:fldChar w:fldCharType="end"/>
      </w:r>
      <w:r>
        <w:instrText>)</w:instrText>
      </w:r>
      <w:r>
        <w:fldChar w:fldCharType="end"/>
      </w:r>
    </w:p>
    <w:p w14:paraId="4F9FBA54" w14:textId="58A73BE8" w:rsidR="002B3D76" w:rsidRDefault="002B3D76" w:rsidP="002B3D76">
      <w:pPr>
        <w:rPr>
          <w:lang w:val="en"/>
        </w:rPr>
      </w:pPr>
      <w:r>
        <w:rPr>
          <w:lang w:val="en"/>
        </w:rPr>
        <w:tab/>
        <w:t>in a 6x2 plot.</w:t>
      </w:r>
    </w:p>
    <w:p w14:paraId="22B21092" w14:textId="68518070" w:rsidR="002B3D76" w:rsidRPr="002B3D76" w:rsidRDefault="002B3D76" w:rsidP="002B3D76">
      <w:pPr>
        <w:pStyle w:val="ListParagraph"/>
        <w:numPr>
          <w:ilvl w:val="0"/>
          <w:numId w:val="5"/>
        </w:numPr>
      </w:pPr>
      <w:r>
        <w:rPr>
          <w:rFonts w:ascii="Times New Roman" w:hAnsi="Times New Roman" w:cs="Times New Roman"/>
          <w:sz w:val="24"/>
          <w:szCs w:val="24"/>
        </w:rPr>
        <w:t>Synthesize “Mary ha</w:t>
      </w:r>
      <w:r w:rsidR="00F52E75">
        <w:rPr>
          <w:rFonts w:ascii="Times New Roman" w:hAnsi="Times New Roman" w:cs="Times New Roman"/>
          <w:sz w:val="24"/>
          <w:szCs w:val="24"/>
        </w:rPr>
        <w:t>d</w:t>
      </w:r>
      <w:r>
        <w:rPr>
          <w:rFonts w:ascii="Times New Roman" w:hAnsi="Times New Roman" w:cs="Times New Roman"/>
          <w:sz w:val="24"/>
          <w:szCs w:val="24"/>
        </w:rPr>
        <w:t xml:space="preserve"> a Little Lamb”, “Twinkle</w:t>
      </w:r>
      <w:r w:rsidR="00F52E75">
        <w:rPr>
          <w:rFonts w:ascii="Times New Roman" w:hAnsi="Times New Roman" w:cs="Times New Roman"/>
          <w:sz w:val="24"/>
          <w:szCs w:val="24"/>
        </w:rPr>
        <w:t>,</w:t>
      </w:r>
      <w:r>
        <w:rPr>
          <w:rFonts w:ascii="Times New Roman" w:hAnsi="Times New Roman" w:cs="Times New Roman"/>
          <w:sz w:val="24"/>
          <w:szCs w:val="24"/>
        </w:rPr>
        <w:t xml:space="preserve"> Twinkle</w:t>
      </w:r>
      <w:r w:rsidR="00F52E75">
        <w:rPr>
          <w:rFonts w:ascii="Times New Roman" w:hAnsi="Times New Roman" w:cs="Times New Roman"/>
          <w:sz w:val="24"/>
          <w:szCs w:val="24"/>
        </w:rPr>
        <w:t>,</w:t>
      </w:r>
      <w:r>
        <w:rPr>
          <w:rFonts w:ascii="Times New Roman" w:hAnsi="Times New Roman" w:cs="Times New Roman"/>
          <w:sz w:val="24"/>
          <w:szCs w:val="24"/>
        </w:rPr>
        <w:t xml:space="preserve"> Little Star”, and “I Love </w:t>
      </w:r>
      <w:r w:rsidR="009F5028">
        <w:rPr>
          <w:rFonts w:ascii="Times New Roman" w:hAnsi="Times New Roman" w:cs="Times New Roman"/>
          <w:sz w:val="24"/>
          <w:szCs w:val="24"/>
        </w:rPr>
        <w:t>Y</w:t>
      </w:r>
      <w:r>
        <w:rPr>
          <w:rFonts w:ascii="Times New Roman" w:hAnsi="Times New Roman" w:cs="Times New Roman"/>
          <w:sz w:val="24"/>
          <w:szCs w:val="24"/>
        </w:rPr>
        <w:t xml:space="preserve">ou </w:t>
      </w:r>
      <w:r w:rsidR="009F5028">
        <w:rPr>
          <w:rFonts w:ascii="Times New Roman" w:hAnsi="Times New Roman" w:cs="Times New Roman"/>
          <w:sz w:val="24"/>
          <w:szCs w:val="24"/>
        </w:rPr>
        <w:t>(</w:t>
      </w:r>
      <w:r>
        <w:rPr>
          <w:rFonts w:ascii="Times New Roman" w:hAnsi="Times New Roman" w:cs="Times New Roman"/>
          <w:sz w:val="24"/>
          <w:szCs w:val="24"/>
        </w:rPr>
        <w:t xml:space="preserve">Barney)” as </w:t>
      </w:r>
    </w:p>
    <w:p w14:paraId="267F9411" w14:textId="43034394" w:rsidR="002B3D76" w:rsidRDefault="002B3D76" w:rsidP="002B3D76">
      <w:pPr>
        <w:pStyle w:val="MTDisplayEquation"/>
      </w:pPr>
      <w:r>
        <w:tab/>
      </w:r>
      <w:r w:rsidR="00A51CEF" w:rsidRPr="002B3D76">
        <w:rPr>
          <w:position w:val="-66"/>
        </w:rPr>
        <w:object w:dxaOrig="3040" w:dyaOrig="1440" w14:anchorId="757C3D87">
          <v:shape id="_x0000_i1027" type="#_x0000_t75" style="width:152.15pt;height:1in" o:ole="">
            <v:imagedata r:id="rId10" o:title=""/>
          </v:shape>
          <o:OLEObject Type="Embed" ProgID="Equation.DSMT4" ShapeID="_x0000_i1027" DrawAspect="Content" ObjectID="_1643101482"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42AF6">
        <w:fldChar w:fldCharType="begin"/>
      </w:r>
      <w:r w:rsidR="00342AF6">
        <w:instrText xml:space="preserve"> SEQ MTEqn \c \* Arabic \* MERGEFORMAT </w:instrText>
      </w:r>
      <w:r w:rsidR="00342AF6">
        <w:fldChar w:fldCharType="separate"/>
      </w:r>
      <w:r w:rsidR="00603AE7">
        <w:rPr>
          <w:noProof/>
        </w:rPr>
        <w:instrText>3</w:instrText>
      </w:r>
      <w:r w:rsidR="00342AF6">
        <w:rPr>
          <w:noProof/>
        </w:rPr>
        <w:fldChar w:fldCharType="end"/>
      </w:r>
      <w:r>
        <w:instrText>)</w:instrText>
      </w:r>
      <w:r>
        <w:fldChar w:fldCharType="end"/>
      </w:r>
    </w:p>
    <w:p w14:paraId="16F8E17C" w14:textId="442C98BF" w:rsidR="00A51CEF" w:rsidRPr="00A51CEF" w:rsidRDefault="00A51CEF" w:rsidP="00A51CEF">
      <w:pPr>
        <w:rPr>
          <w:lang w:val="en"/>
        </w:rPr>
      </w:pPr>
      <w:r>
        <w:rPr>
          <w:lang w:val="en"/>
        </w:rPr>
        <w:tab/>
      </w:r>
      <w:r w:rsidR="002F52B0">
        <w:rPr>
          <w:lang w:val="en"/>
        </w:rPr>
        <w:t>w</w:t>
      </w:r>
      <w:r>
        <w:rPr>
          <w:lang w:val="en"/>
        </w:rPr>
        <w:t xml:space="preserve">ith </w:t>
      </w:r>
      <w:proofErr w:type="spellStart"/>
      <w:r>
        <w:rPr>
          <w:i/>
          <w:iCs/>
          <w:lang w:val="en"/>
        </w:rPr>
        <w:t>nfft</w:t>
      </w:r>
      <w:proofErr w:type="spellEnd"/>
      <w:r>
        <w:rPr>
          <w:lang w:val="en"/>
        </w:rPr>
        <w:t xml:space="preserve">=2048 and </w:t>
      </w:r>
      <w:proofErr w:type="spellStart"/>
      <w:r w:rsidRPr="00A51CEF">
        <w:rPr>
          <w:i/>
          <w:iCs/>
          <w:lang w:val="en"/>
        </w:rPr>
        <w:t>numoverlap</w:t>
      </w:r>
      <w:proofErr w:type="spellEnd"/>
      <w:r>
        <w:rPr>
          <w:lang w:val="en"/>
        </w:rPr>
        <w:t>=1024 in the Fast Fourier Transform (FFT) in 1x1 plot.</w:t>
      </w:r>
    </w:p>
    <w:p w14:paraId="73B2AC33" w14:textId="2A495354" w:rsidR="002B3D76" w:rsidRPr="00A51CEF" w:rsidRDefault="00A51CEF" w:rsidP="00A51CEF">
      <w:pPr>
        <w:pStyle w:val="ListParagraph"/>
        <w:numPr>
          <w:ilvl w:val="0"/>
          <w:numId w:val="5"/>
        </w:numPr>
      </w:pPr>
      <w:r>
        <w:rPr>
          <w:rFonts w:ascii="Times New Roman" w:hAnsi="Times New Roman" w:cs="Times New Roman"/>
          <w:sz w:val="24"/>
          <w:szCs w:val="24"/>
        </w:rPr>
        <w:t>Add labels to all appropriate quantities on the plot and comment on the results.</w:t>
      </w:r>
    </w:p>
    <w:p w14:paraId="0AB8AD8A" w14:textId="7C57A9AD" w:rsidR="005B29C4" w:rsidRDefault="005B29C4" w:rsidP="006133DB">
      <w:pPr>
        <w:pStyle w:val="HeaderCustom"/>
        <w:rPr>
          <w:rFonts w:ascii="Times New Roman" w:hAnsi="Times New Roman" w:cs="Times New Roman"/>
          <w:color w:val="auto"/>
        </w:rPr>
      </w:pPr>
      <w:r w:rsidRPr="005C374C">
        <w:rPr>
          <w:rFonts w:ascii="Times New Roman" w:hAnsi="Times New Roman" w:cs="Times New Roman"/>
          <w:color w:val="auto"/>
        </w:rPr>
        <w:t>Results</w:t>
      </w:r>
    </w:p>
    <w:p w14:paraId="20839AE1" w14:textId="03D8A644" w:rsidR="00D20C37" w:rsidRDefault="00AA5EEA" w:rsidP="00AA5EEA">
      <w:pPr>
        <w:rPr>
          <w:lang w:val="en"/>
        </w:rPr>
      </w:pPr>
      <w:r>
        <w:rPr>
          <w:lang w:val="en"/>
        </w:rPr>
        <w:tab/>
        <w:t>First, the function handle for the general musical not</w:t>
      </w:r>
      <w:r w:rsidR="00E75425">
        <w:rPr>
          <w:lang w:val="en"/>
        </w:rPr>
        <w:t>e</w:t>
      </w:r>
      <w:r>
        <w:rPr>
          <w:lang w:val="en"/>
        </w:rPr>
        <w:t xml:space="preserve"> (4</w:t>
      </w:r>
      <w:r w:rsidRPr="00AA5EEA">
        <w:rPr>
          <w:vertAlign w:val="superscript"/>
          <w:lang w:val="en"/>
        </w:rPr>
        <w:t>th</w:t>
      </w:r>
      <w:r>
        <w:rPr>
          <w:lang w:val="en"/>
        </w:rPr>
        <w:t xml:space="preserve"> octave) was created. By using the given parameters of </w:t>
      </w:r>
      <w:r w:rsidR="00D20C37">
        <w:rPr>
          <w:lang w:val="en"/>
        </w:rPr>
        <w:t xml:space="preserve">the frequency of the note, </w:t>
      </w:r>
      <w:r>
        <w:rPr>
          <w:i/>
          <w:iCs/>
          <w:lang w:val="en"/>
        </w:rPr>
        <w:t>f</w:t>
      </w:r>
      <w:r w:rsidR="00D20C37">
        <w:rPr>
          <w:i/>
          <w:iCs/>
          <w:lang w:val="en"/>
        </w:rPr>
        <w:t xml:space="preserve"> </w:t>
      </w:r>
      <w:r>
        <w:rPr>
          <w:lang w:val="en"/>
        </w:rPr>
        <w:t>=</w:t>
      </w:r>
      <w:r w:rsidR="00D20C37">
        <w:rPr>
          <w:lang w:val="en"/>
        </w:rPr>
        <w:t xml:space="preserve"> </w:t>
      </w:r>
      <w:r w:rsidR="002F6EB6">
        <w:rPr>
          <w:lang w:val="en"/>
        </w:rPr>
        <w:t>‘</w:t>
      </w:r>
      <w:proofErr w:type="spellStart"/>
      <w:r>
        <w:rPr>
          <w:lang w:val="en"/>
        </w:rPr>
        <w:t>f</w:t>
      </w:r>
      <w:r w:rsidR="00D20C37">
        <w:rPr>
          <w:lang w:val="en"/>
        </w:rPr>
        <w:t>req</w:t>
      </w:r>
      <w:proofErr w:type="spellEnd"/>
      <w:r w:rsidR="00D20C37">
        <w:rPr>
          <w:lang w:val="en"/>
        </w:rPr>
        <w:t>’;</w:t>
      </w:r>
      <w:r>
        <w:rPr>
          <w:lang w:val="en"/>
        </w:rPr>
        <w:t xml:space="preserve"> </w:t>
      </w:r>
      <w:r w:rsidR="00D20C37">
        <w:rPr>
          <w:lang w:val="en"/>
        </w:rPr>
        <w:t xml:space="preserve">sampling frequency, </w:t>
      </w:r>
      <w:r>
        <w:rPr>
          <w:i/>
          <w:iCs/>
          <w:lang w:val="en"/>
        </w:rPr>
        <w:t>f</w:t>
      </w:r>
      <w:r>
        <w:rPr>
          <w:i/>
          <w:iCs/>
          <w:vertAlign w:val="subscript"/>
          <w:lang w:val="en"/>
        </w:rPr>
        <w:t>s</w:t>
      </w:r>
      <w:r w:rsidR="00D20C37">
        <w:rPr>
          <w:i/>
          <w:iCs/>
          <w:vertAlign w:val="subscript"/>
          <w:lang w:val="en"/>
        </w:rPr>
        <w:t xml:space="preserve"> </w:t>
      </w:r>
      <w:r>
        <w:rPr>
          <w:lang w:val="en"/>
        </w:rPr>
        <w:t>=</w:t>
      </w:r>
      <w:r w:rsidR="00D20C37">
        <w:rPr>
          <w:lang w:val="en"/>
        </w:rPr>
        <w:t xml:space="preserve"> 8000 Hz;</w:t>
      </w:r>
      <w:r>
        <w:rPr>
          <w:lang w:val="en"/>
        </w:rPr>
        <w:t xml:space="preserve"> and </w:t>
      </w:r>
      <w:r w:rsidR="00D20C37">
        <w:rPr>
          <w:lang w:val="en"/>
        </w:rPr>
        <w:t xml:space="preserve">duration, </w:t>
      </w:r>
      <w:r>
        <w:rPr>
          <w:i/>
          <w:iCs/>
          <w:lang w:val="en"/>
        </w:rPr>
        <w:t>d</w:t>
      </w:r>
      <w:r w:rsidR="00D20C37">
        <w:rPr>
          <w:i/>
          <w:iCs/>
          <w:lang w:val="en"/>
        </w:rPr>
        <w:t xml:space="preserve"> </w:t>
      </w:r>
      <w:r w:rsidR="00D20C37">
        <w:rPr>
          <w:lang w:val="en"/>
        </w:rPr>
        <w:t xml:space="preserve">= 0.5 seconds, the resulting function handle was created and applied as </w:t>
      </w:r>
    </w:p>
    <w:p w14:paraId="782F923D" w14:textId="626A840D" w:rsidR="00D20C37" w:rsidRDefault="00D20C37" w:rsidP="00D20C37">
      <w:pPr>
        <w:pStyle w:val="MTDisplayEquation"/>
      </w:pPr>
      <w:r>
        <w:tab/>
      </w:r>
      <w:r w:rsidRPr="00D20C37">
        <w:rPr>
          <w:position w:val="-30"/>
        </w:rPr>
        <w:object w:dxaOrig="4440" w:dyaOrig="720" w14:anchorId="2561F11B">
          <v:shape id="_x0000_i1028" type="#_x0000_t75" style="width:222.25pt;height:36.3pt" o:ole="">
            <v:imagedata r:id="rId12" o:title=""/>
          </v:shape>
          <o:OLEObject Type="Embed" ProgID="Equation.DSMT4" ShapeID="_x0000_i1028" DrawAspect="Content" ObjectID="_1643101483" r:id="rId13"/>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38165"/>
      <w:r>
        <w:instrText>(</w:instrText>
      </w:r>
      <w:r w:rsidR="00342AF6">
        <w:fldChar w:fldCharType="begin"/>
      </w:r>
      <w:r w:rsidR="00342AF6">
        <w:instrText xml:space="preserve"> SEQ MTEqn \c \* Arabic \* MERGEFORMAT </w:instrText>
      </w:r>
      <w:r w:rsidR="00342AF6">
        <w:fldChar w:fldCharType="separate"/>
      </w:r>
      <w:r w:rsidR="00603AE7">
        <w:rPr>
          <w:noProof/>
        </w:rPr>
        <w:instrText>4</w:instrText>
      </w:r>
      <w:r w:rsidR="00342AF6">
        <w:rPr>
          <w:noProof/>
        </w:rPr>
        <w:fldChar w:fldCharType="end"/>
      </w:r>
      <w:r>
        <w:instrText>)</w:instrText>
      </w:r>
      <w:bookmarkEnd w:id="2"/>
      <w:r>
        <w:fldChar w:fldCharType="end"/>
      </w:r>
    </w:p>
    <w:p w14:paraId="59F4B9A8" w14:textId="5EC0CB35" w:rsidR="00741332" w:rsidRDefault="00D20C37" w:rsidP="00D20C37">
      <w:pPr>
        <w:rPr>
          <w:lang w:val="en"/>
        </w:rPr>
      </w:pPr>
      <w:r>
        <w:rPr>
          <w:lang w:val="en"/>
        </w:rPr>
        <w:lastRenderedPageBreak/>
        <w:t>When each note was initialized, this function was called, and the frequency of the desired note was passed in as the parameter as ‘</w:t>
      </w:r>
      <w:proofErr w:type="spellStart"/>
      <w:r>
        <w:rPr>
          <w:lang w:val="en"/>
        </w:rPr>
        <w:t>freq</w:t>
      </w:r>
      <w:proofErr w:type="spellEnd"/>
      <w:r>
        <w:rPr>
          <w:lang w:val="en"/>
        </w:rPr>
        <w:t>’.</w:t>
      </w:r>
      <w:r w:rsidR="00F82C78">
        <w:rPr>
          <w:lang w:val="en"/>
        </w:rPr>
        <w:t xml:space="preserve"> These frequencies </w:t>
      </w:r>
      <w:r w:rsidR="00741332">
        <w:rPr>
          <w:lang w:val="en"/>
        </w:rPr>
        <w:t>for the 4</w:t>
      </w:r>
      <w:r w:rsidR="00741332" w:rsidRPr="00741332">
        <w:rPr>
          <w:vertAlign w:val="superscript"/>
          <w:lang w:val="en"/>
        </w:rPr>
        <w:t>th</w:t>
      </w:r>
      <w:r w:rsidR="00741332">
        <w:rPr>
          <w:lang w:val="en"/>
        </w:rPr>
        <w:t xml:space="preserve"> octave </w:t>
      </w:r>
      <w:proofErr w:type="gramStart"/>
      <w:r w:rsidR="00603AE7">
        <w:rPr>
          <w:lang w:val="en"/>
        </w:rPr>
        <w:t>is</w:t>
      </w:r>
      <w:proofErr w:type="gramEnd"/>
      <w:r w:rsidR="00F82C78">
        <w:rPr>
          <w:lang w:val="en"/>
        </w:rPr>
        <w:t xml:space="preserve"> defined in </w:t>
      </w:r>
      <w:r w:rsidR="00741332">
        <w:rPr>
          <w:lang w:val="en"/>
        </w:rPr>
        <w:t>T</w:t>
      </w:r>
      <w:r w:rsidR="00F82C78">
        <w:rPr>
          <w:lang w:val="en"/>
        </w:rPr>
        <w:t>able</w:t>
      </w:r>
      <w:r w:rsidR="00741332">
        <w:rPr>
          <w:lang w:val="en"/>
        </w:rPr>
        <w:t xml:space="preserve"> 1</w:t>
      </w:r>
      <w:r w:rsidR="00F82C78">
        <w:rPr>
          <w:lang w:val="en"/>
        </w:rPr>
        <w:t>.</w:t>
      </w:r>
    </w:p>
    <w:tbl>
      <w:tblPr>
        <w:tblW w:w="2065" w:type="dxa"/>
        <w:jc w:val="center"/>
        <w:tblLook w:val="04A0" w:firstRow="1" w:lastRow="0" w:firstColumn="1" w:lastColumn="0" w:noHBand="0" w:noVBand="1"/>
      </w:tblPr>
      <w:tblGrid>
        <w:gridCol w:w="696"/>
        <w:gridCol w:w="1369"/>
      </w:tblGrid>
      <w:tr w:rsidR="00741332" w:rsidRPr="00741332" w14:paraId="17DCA425" w14:textId="77777777" w:rsidTr="00741332">
        <w:trPr>
          <w:trHeight w:val="330"/>
          <w:jc w:val="center"/>
        </w:trPr>
        <w:tc>
          <w:tcPr>
            <w:tcW w:w="696" w:type="dxa"/>
            <w:tcBorders>
              <w:top w:val="single" w:sz="4" w:space="0" w:color="auto"/>
              <w:left w:val="single" w:sz="4" w:space="0" w:color="auto"/>
              <w:bottom w:val="double" w:sz="6" w:space="0" w:color="auto"/>
              <w:right w:val="single" w:sz="4" w:space="0" w:color="auto"/>
            </w:tcBorders>
            <w:shd w:val="clear" w:color="000000" w:fill="D0CECE"/>
            <w:noWrap/>
            <w:vAlign w:val="bottom"/>
            <w:hideMark/>
          </w:tcPr>
          <w:p w14:paraId="29C92B53" w14:textId="77777777" w:rsidR="00741332" w:rsidRPr="00741332" w:rsidRDefault="00741332" w:rsidP="00741332">
            <w:pPr>
              <w:spacing w:after="0" w:line="240" w:lineRule="auto"/>
              <w:jc w:val="center"/>
              <w:rPr>
                <w:rFonts w:eastAsia="Times New Roman" w:cs="Times New Roman"/>
                <w:b/>
                <w:color w:val="000000"/>
                <w:szCs w:val="24"/>
              </w:rPr>
            </w:pPr>
            <w:r w:rsidRPr="00741332">
              <w:rPr>
                <w:rFonts w:eastAsia="Times New Roman" w:cs="Times New Roman"/>
                <w:b/>
                <w:color w:val="000000"/>
                <w:szCs w:val="24"/>
              </w:rPr>
              <w:t>Note</w:t>
            </w:r>
          </w:p>
        </w:tc>
        <w:tc>
          <w:tcPr>
            <w:tcW w:w="1369" w:type="dxa"/>
            <w:tcBorders>
              <w:top w:val="single" w:sz="4" w:space="0" w:color="auto"/>
              <w:left w:val="nil"/>
              <w:bottom w:val="double" w:sz="6" w:space="0" w:color="auto"/>
              <w:right w:val="single" w:sz="4" w:space="0" w:color="auto"/>
            </w:tcBorders>
            <w:shd w:val="clear" w:color="000000" w:fill="D0CECE"/>
            <w:noWrap/>
            <w:vAlign w:val="bottom"/>
            <w:hideMark/>
          </w:tcPr>
          <w:p w14:paraId="258FC747" w14:textId="77777777" w:rsidR="00741332" w:rsidRPr="00741332" w:rsidRDefault="00741332" w:rsidP="00741332">
            <w:pPr>
              <w:spacing w:after="0" w:line="240" w:lineRule="auto"/>
              <w:jc w:val="center"/>
              <w:rPr>
                <w:rFonts w:eastAsia="Times New Roman" w:cs="Times New Roman"/>
                <w:b/>
                <w:color w:val="000000"/>
                <w:szCs w:val="24"/>
              </w:rPr>
            </w:pPr>
            <w:r w:rsidRPr="00741332">
              <w:rPr>
                <w:rFonts w:eastAsia="Times New Roman" w:cs="Times New Roman"/>
                <w:b/>
                <w:color w:val="000000"/>
                <w:szCs w:val="24"/>
              </w:rPr>
              <w:t>4th Octave</w:t>
            </w:r>
          </w:p>
        </w:tc>
      </w:tr>
      <w:tr w:rsidR="00741332" w:rsidRPr="00741332" w14:paraId="79952404" w14:textId="77777777" w:rsidTr="00741332">
        <w:trPr>
          <w:trHeight w:val="330"/>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0691DF82"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C</w:t>
            </w:r>
          </w:p>
        </w:tc>
        <w:tc>
          <w:tcPr>
            <w:tcW w:w="1369" w:type="dxa"/>
            <w:tcBorders>
              <w:top w:val="nil"/>
              <w:left w:val="nil"/>
              <w:bottom w:val="single" w:sz="4" w:space="0" w:color="auto"/>
              <w:right w:val="single" w:sz="4" w:space="0" w:color="auto"/>
            </w:tcBorders>
            <w:shd w:val="clear" w:color="auto" w:fill="auto"/>
            <w:noWrap/>
            <w:vAlign w:val="bottom"/>
            <w:hideMark/>
          </w:tcPr>
          <w:p w14:paraId="25383D51"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261.63</w:t>
            </w:r>
          </w:p>
        </w:tc>
      </w:tr>
      <w:tr w:rsidR="00741332" w:rsidRPr="00741332" w14:paraId="1316B4D9"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69939441"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C#</w:t>
            </w:r>
          </w:p>
        </w:tc>
        <w:tc>
          <w:tcPr>
            <w:tcW w:w="1369" w:type="dxa"/>
            <w:tcBorders>
              <w:top w:val="nil"/>
              <w:left w:val="nil"/>
              <w:bottom w:val="single" w:sz="4" w:space="0" w:color="auto"/>
              <w:right w:val="single" w:sz="4" w:space="0" w:color="auto"/>
            </w:tcBorders>
            <w:shd w:val="clear" w:color="auto" w:fill="auto"/>
            <w:noWrap/>
            <w:vAlign w:val="bottom"/>
            <w:hideMark/>
          </w:tcPr>
          <w:p w14:paraId="5DAB638B"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277.18</w:t>
            </w:r>
          </w:p>
        </w:tc>
      </w:tr>
      <w:tr w:rsidR="00741332" w:rsidRPr="00741332" w14:paraId="5F608040"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6924AB24"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D</w:t>
            </w:r>
          </w:p>
        </w:tc>
        <w:tc>
          <w:tcPr>
            <w:tcW w:w="1369" w:type="dxa"/>
            <w:tcBorders>
              <w:top w:val="nil"/>
              <w:left w:val="nil"/>
              <w:bottom w:val="single" w:sz="4" w:space="0" w:color="auto"/>
              <w:right w:val="single" w:sz="4" w:space="0" w:color="auto"/>
            </w:tcBorders>
            <w:shd w:val="clear" w:color="auto" w:fill="auto"/>
            <w:noWrap/>
            <w:vAlign w:val="bottom"/>
            <w:hideMark/>
          </w:tcPr>
          <w:p w14:paraId="3EC67AC4"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293.66</w:t>
            </w:r>
          </w:p>
        </w:tc>
      </w:tr>
      <w:tr w:rsidR="00741332" w:rsidRPr="00741332" w14:paraId="62D46D9D"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1425094B"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D#</w:t>
            </w:r>
          </w:p>
        </w:tc>
        <w:tc>
          <w:tcPr>
            <w:tcW w:w="1369" w:type="dxa"/>
            <w:tcBorders>
              <w:top w:val="nil"/>
              <w:left w:val="nil"/>
              <w:bottom w:val="single" w:sz="4" w:space="0" w:color="auto"/>
              <w:right w:val="single" w:sz="4" w:space="0" w:color="auto"/>
            </w:tcBorders>
            <w:shd w:val="clear" w:color="auto" w:fill="auto"/>
            <w:noWrap/>
            <w:vAlign w:val="bottom"/>
            <w:hideMark/>
          </w:tcPr>
          <w:p w14:paraId="6BE24741"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31113</w:t>
            </w:r>
          </w:p>
        </w:tc>
      </w:tr>
      <w:tr w:rsidR="00741332" w:rsidRPr="00741332" w14:paraId="32447614"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0A7E1A8C"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E</w:t>
            </w:r>
          </w:p>
        </w:tc>
        <w:tc>
          <w:tcPr>
            <w:tcW w:w="1369" w:type="dxa"/>
            <w:tcBorders>
              <w:top w:val="nil"/>
              <w:left w:val="nil"/>
              <w:bottom w:val="single" w:sz="4" w:space="0" w:color="auto"/>
              <w:right w:val="single" w:sz="4" w:space="0" w:color="auto"/>
            </w:tcBorders>
            <w:shd w:val="clear" w:color="auto" w:fill="auto"/>
            <w:noWrap/>
            <w:vAlign w:val="bottom"/>
            <w:hideMark/>
          </w:tcPr>
          <w:p w14:paraId="22CD1FAA"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329.63</w:t>
            </w:r>
          </w:p>
        </w:tc>
      </w:tr>
      <w:tr w:rsidR="00741332" w:rsidRPr="00741332" w14:paraId="1BE6BC97"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0772B563"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F</w:t>
            </w:r>
          </w:p>
        </w:tc>
        <w:tc>
          <w:tcPr>
            <w:tcW w:w="1369" w:type="dxa"/>
            <w:tcBorders>
              <w:top w:val="nil"/>
              <w:left w:val="nil"/>
              <w:bottom w:val="single" w:sz="4" w:space="0" w:color="auto"/>
              <w:right w:val="single" w:sz="4" w:space="0" w:color="auto"/>
            </w:tcBorders>
            <w:shd w:val="clear" w:color="auto" w:fill="auto"/>
            <w:noWrap/>
            <w:vAlign w:val="bottom"/>
            <w:hideMark/>
          </w:tcPr>
          <w:p w14:paraId="56A53B74"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349.23</w:t>
            </w:r>
          </w:p>
        </w:tc>
      </w:tr>
      <w:tr w:rsidR="00741332" w:rsidRPr="00741332" w14:paraId="4F314A27"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7DDDB276"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F#</w:t>
            </w:r>
          </w:p>
        </w:tc>
        <w:tc>
          <w:tcPr>
            <w:tcW w:w="1369" w:type="dxa"/>
            <w:tcBorders>
              <w:top w:val="nil"/>
              <w:left w:val="nil"/>
              <w:bottom w:val="single" w:sz="4" w:space="0" w:color="auto"/>
              <w:right w:val="single" w:sz="4" w:space="0" w:color="auto"/>
            </w:tcBorders>
            <w:shd w:val="clear" w:color="auto" w:fill="auto"/>
            <w:noWrap/>
            <w:vAlign w:val="bottom"/>
            <w:hideMark/>
          </w:tcPr>
          <w:p w14:paraId="3D144F41"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369.99</w:t>
            </w:r>
          </w:p>
        </w:tc>
      </w:tr>
      <w:tr w:rsidR="00741332" w:rsidRPr="00741332" w14:paraId="24B90F0F"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30F69655"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G</w:t>
            </w:r>
          </w:p>
        </w:tc>
        <w:tc>
          <w:tcPr>
            <w:tcW w:w="1369" w:type="dxa"/>
            <w:tcBorders>
              <w:top w:val="nil"/>
              <w:left w:val="nil"/>
              <w:bottom w:val="single" w:sz="4" w:space="0" w:color="auto"/>
              <w:right w:val="single" w:sz="4" w:space="0" w:color="auto"/>
            </w:tcBorders>
            <w:shd w:val="clear" w:color="auto" w:fill="auto"/>
            <w:noWrap/>
            <w:vAlign w:val="bottom"/>
            <w:hideMark/>
          </w:tcPr>
          <w:p w14:paraId="7EF1FE63"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392</w:t>
            </w:r>
          </w:p>
        </w:tc>
      </w:tr>
      <w:tr w:rsidR="00741332" w:rsidRPr="00741332" w14:paraId="26128CF5"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6A8365EC"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G#</w:t>
            </w:r>
          </w:p>
        </w:tc>
        <w:tc>
          <w:tcPr>
            <w:tcW w:w="1369" w:type="dxa"/>
            <w:tcBorders>
              <w:top w:val="nil"/>
              <w:left w:val="nil"/>
              <w:bottom w:val="single" w:sz="4" w:space="0" w:color="auto"/>
              <w:right w:val="single" w:sz="4" w:space="0" w:color="auto"/>
            </w:tcBorders>
            <w:shd w:val="clear" w:color="auto" w:fill="auto"/>
            <w:noWrap/>
            <w:vAlign w:val="bottom"/>
            <w:hideMark/>
          </w:tcPr>
          <w:p w14:paraId="4DEA06C5"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415.3</w:t>
            </w:r>
          </w:p>
        </w:tc>
      </w:tr>
      <w:tr w:rsidR="00741332" w:rsidRPr="00741332" w14:paraId="6BF15D6A"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30B6613B"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A</w:t>
            </w:r>
          </w:p>
        </w:tc>
        <w:tc>
          <w:tcPr>
            <w:tcW w:w="1369" w:type="dxa"/>
            <w:tcBorders>
              <w:top w:val="nil"/>
              <w:left w:val="nil"/>
              <w:bottom w:val="single" w:sz="4" w:space="0" w:color="auto"/>
              <w:right w:val="single" w:sz="4" w:space="0" w:color="auto"/>
            </w:tcBorders>
            <w:shd w:val="clear" w:color="auto" w:fill="auto"/>
            <w:noWrap/>
            <w:vAlign w:val="bottom"/>
            <w:hideMark/>
          </w:tcPr>
          <w:p w14:paraId="5FBCE02F"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440</w:t>
            </w:r>
          </w:p>
        </w:tc>
      </w:tr>
      <w:tr w:rsidR="00741332" w:rsidRPr="00741332" w14:paraId="6B15B658"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25998C64"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A#</w:t>
            </w:r>
          </w:p>
        </w:tc>
        <w:tc>
          <w:tcPr>
            <w:tcW w:w="1369" w:type="dxa"/>
            <w:tcBorders>
              <w:top w:val="nil"/>
              <w:left w:val="nil"/>
              <w:bottom w:val="single" w:sz="4" w:space="0" w:color="auto"/>
              <w:right w:val="single" w:sz="4" w:space="0" w:color="auto"/>
            </w:tcBorders>
            <w:shd w:val="clear" w:color="auto" w:fill="auto"/>
            <w:noWrap/>
            <w:vAlign w:val="bottom"/>
            <w:hideMark/>
          </w:tcPr>
          <w:p w14:paraId="0EABACED"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466.16</w:t>
            </w:r>
          </w:p>
        </w:tc>
      </w:tr>
      <w:tr w:rsidR="00741332" w:rsidRPr="00741332" w14:paraId="42180CD8" w14:textId="77777777" w:rsidTr="00741332">
        <w:trPr>
          <w:trHeight w:val="315"/>
          <w:jc w:val="center"/>
        </w:trPr>
        <w:tc>
          <w:tcPr>
            <w:tcW w:w="696" w:type="dxa"/>
            <w:tcBorders>
              <w:top w:val="nil"/>
              <w:left w:val="single" w:sz="4" w:space="0" w:color="auto"/>
              <w:bottom w:val="single" w:sz="4" w:space="0" w:color="auto"/>
              <w:right w:val="single" w:sz="4" w:space="0" w:color="auto"/>
            </w:tcBorders>
            <w:shd w:val="clear" w:color="auto" w:fill="auto"/>
            <w:noWrap/>
            <w:vAlign w:val="bottom"/>
            <w:hideMark/>
          </w:tcPr>
          <w:p w14:paraId="3B013B4A"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B</w:t>
            </w:r>
          </w:p>
        </w:tc>
        <w:tc>
          <w:tcPr>
            <w:tcW w:w="1369" w:type="dxa"/>
            <w:tcBorders>
              <w:top w:val="nil"/>
              <w:left w:val="nil"/>
              <w:bottom w:val="single" w:sz="4" w:space="0" w:color="auto"/>
              <w:right w:val="single" w:sz="4" w:space="0" w:color="auto"/>
            </w:tcBorders>
            <w:shd w:val="clear" w:color="auto" w:fill="auto"/>
            <w:noWrap/>
            <w:vAlign w:val="bottom"/>
            <w:hideMark/>
          </w:tcPr>
          <w:p w14:paraId="394C6052" w14:textId="77777777" w:rsidR="00741332" w:rsidRPr="00741332" w:rsidRDefault="00741332" w:rsidP="00741332">
            <w:pPr>
              <w:spacing w:after="0" w:line="240" w:lineRule="auto"/>
              <w:jc w:val="center"/>
              <w:rPr>
                <w:rFonts w:eastAsia="Times New Roman" w:cs="Times New Roman"/>
                <w:bCs w:val="0"/>
                <w:color w:val="000000"/>
                <w:szCs w:val="24"/>
              </w:rPr>
            </w:pPr>
            <w:r w:rsidRPr="00741332">
              <w:rPr>
                <w:rFonts w:eastAsia="Times New Roman" w:cs="Times New Roman"/>
                <w:bCs w:val="0"/>
                <w:color w:val="000000"/>
                <w:szCs w:val="24"/>
              </w:rPr>
              <w:t>493.88</w:t>
            </w:r>
          </w:p>
        </w:tc>
      </w:tr>
    </w:tbl>
    <w:p w14:paraId="6ECE39D2" w14:textId="263F3706" w:rsidR="00741332" w:rsidRDefault="00741332" w:rsidP="00741332">
      <w:pPr>
        <w:jc w:val="center"/>
        <w:rPr>
          <w:lang w:val="en"/>
        </w:rPr>
      </w:pPr>
      <w:r>
        <w:rPr>
          <w:lang w:val="en"/>
        </w:rPr>
        <w:t>Table 1: Musical Note Frequencies [Hz] for the 4</w:t>
      </w:r>
      <w:r w:rsidRPr="00741332">
        <w:rPr>
          <w:vertAlign w:val="superscript"/>
          <w:lang w:val="en"/>
        </w:rPr>
        <w:t>th</w:t>
      </w:r>
      <w:r>
        <w:rPr>
          <w:lang w:val="en"/>
        </w:rPr>
        <w:t xml:space="preserve"> Octave</w:t>
      </w:r>
    </w:p>
    <w:p w14:paraId="6ACC7D69" w14:textId="5E5CD181" w:rsidR="00D20C37" w:rsidRDefault="00F82C78" w:rsidP="00D20C37">
      <w:pPr>
        <w:rPr>
          <w:lang w:val="en"/>
        </w:rPr>
      </w:pPr>
      <w:r>
        <w:rPr>
          <w:lang w:val="en"/>
        </w:rPr>
        <w:t xml:space="preserve">Using the </w:t>
      </w:r>
      <w:r>
        <w:rPr>
          <w:i/>
          <w:iCs/>
          <w:lang w:val="en"/>
        </w:rPr>
        <w:t xml:space="preserve">sound </w:t>
      </w:r>
      <w:r>
        <w:rPr>
          <w:lang w:val="en"/>
        </w:rPr>
        <w:t>command and passing in the name of the note, a one</w:t>
      </w:r>
      <w:r w:rsidR="00E75425">
        <w:rPr>
          <w:lang w:val="en"/>
        </w:rPr>
        <w:t>-</w:t>
      </w:r>
      <w:r>
        <w:rPr>
          <w:lang w:val="en"/>
        </w:rPr>
        <w:t xml:space="preserve">second sound clip of the note was played. </w:t>
      </w:r>
      <w:r w:rsidR="00E75425">
        <w:rPr>
          <w:lang w:val="en"/>
        </w:rPr>
        <w:t>N</w:t>
      </w:r>
      <w:r w:rsidR="00BF23A3">
        <w:rPr>
          <w:lang w:val="en"/>
        </w:rPr>
        <w:t>ote A had the</w:t>
      </w:r>
      <w:r w:rsidR="000F6F60">
        <w:rPr>
          <w:lang w:val="en"/>
        </w:rPr>
        <w:t xml:space="preserve"> lowest pitch and G being the highest.</w:t>
      </w:r>
      <w:r w:rsidR="006A09CC">
        <w:rPr>
          <w:lang w:val="en"/>
        </w:rPr>
        <w:t xml:space="preserve"> It was apparent that the notes were synthesized since they did not sound natural.</w:t>
      </w:r>
      <w:r w:rsidR="00BF23A3">
        <w:rPr>
          <w:lang w:val="en"/>
        </w:rPr>
        <w:t xml:space="preserve"> </w:t>
      </w:r>
      <w:r w:rsidR="00A14E1C">
        <w:rPr>
          <w:lang w:val="en"/>
        </w:rPr>
        <w:t>Like</w:t>
      </w:r>
      <w:r w:rsidR="00773ED3">
        <w:rPr>
          <w:lang w:val="en"/>
        </w:rPr>
        <w:t xml:space="preserve"> </w:t>
      </w:r>
      <w:r w:rsidR="00773ED3">
        <w:rPr>
          <w:iCs/>
          <w:lang w:val="en"/>
        </w:rPr>
        <w:t>how the notes were initialized using</w:t>
      </w:r>
      <w:r w:rsidR="006F5F74">
        <w:rPr>
          <w:lang w:val="en"/>
        </w:rPr>
        <w:t xml:space="preserve"> (4)</w:t>
      </w:r>
      <w:r w:rsidR="00773ED3">
        <w:rPr>
          <w:lang w:val="en"/>
        </w:rPr>
        <w:t xml:space="preserve">, the power spectral density (PSD) </w:t>
      </w:r>
      <w:r w:rsidR="00773ED3">
        <w:rPr>
          <w:i/>
          <w:iCs/>
          <w:lang w:val="en"/>
        </w:rPr>
        <w:t>P</w:t>
      </w:r>
      <w:r w:rsidR="00773ED3">
        <w:rPr>
          <w:lang w:val="en"/>
        </w:rPr>
        <w:t xml:space="preserve"> of each musical note was initialized through the function call as defined as</w:t>
      </w:r>
    </w:p>
    <w:p w14:paraId="361F30FF" w14:textId="6019D10B" w:rsidR="00B27F5D" w:rsidRDefault="00B27F5D" w:rsidP="00B27F5D">
      <w:pPr>
        <w:pStyle w:val="MTDisplayEquation"/>
      </w:pPr>
      <w:r>
        <w:tab/>
      </w:r>
      <w:r w:rsidRPr="00B27F5D">
        <w:rPr>
          <w:position w:val="-18"/>
        </w:rPr>
        <w:object w:dxaOrig="7600" w:dyaOrig="480" w14:anchorId="2EF99493">
          <v:shape id="_x0000_i1029" type="#_x0000_t75" style="width:380.05pt;height:23.8pt" o:ole="">
            <v:imagedata r:id="rId14" o:title=""/>
          </v:shape>
          <o:OLEObject Type="Embed" ProgID="Equation.DSMT4" ShapeID="_x0000_i1029" DrawAspect="Content" ObjectID="_1643101484" r:id="rId15"/>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64870"/>
      <w:r>
        <w:instrText>(</w:instrText>
      </w:r>
      <w:r w:rsidR="00342AF6">
        <w:fldChar w:fldCharType="begin"/>
      </w:r>
      <w:r w:rsidR="00342AF6">
        <w:instrText xml:space="preserve"> SEQ MTEqn \c \* Arabic \* MERGEFORMAT </w:instrText>
      </w:r>
      <w:r w:rsidR="00342AF6">
        <w:fldChar w:fldCharType="separate"/>
      </w:r>
      <w:r w:rsidR="00603AE7">
        <w:rPr>
          <w:noProof/>
        </w:rPr>
        <w:instrText>5</w:instrText>
      </w:r>
      <w:r w:rsidR="00342AF6">
        <w:rPr>
          <w:noProof/>
        </w:rPr>
        <w:fldChar w:fldCharType="end"/>
      </w:r>
      <w:r>
        <w:instrText>)</w:instrText>
      </w:r>
      <w:bookmarkEnd w:id="3"/>
      <w:r>
        <w:fldChar w:fldCharType="end"/>
      </w:r>
      <w:r w:rsidR="00773ED3">
        <w:t xml:space="preserve"> </w:t>
      </w:r>
    </w:p>
    <w:p w14:paraId="3F4B377F" w14:textId="62BD2C5C" w:rsidR="00773ED3" w:rsidRDefault="00773ED3" w:rsidP="00773ED3">
      <w:pPr>
        <w:rPr>
          <w:lang w:val="en"/>
        </w:rPr>
      </w:pPr>
      <w:r>
        <w:rPr>
          <w:lang w:val="en"/>
        </w:rPr>
        <w:t xml:space="preserve">An example </w:t>
      </w:r>
      <w:r w:rsidR="00E75425">
        <w:rPr>
          <w:lang w:val="en"/>
        </w:rPr>
        <w:t>of</w:t>
      </w:r>
      <w:r>
        <w:rPr>
          <w:lang w:val="en"/>
        </w:rPr>
        <w:t xml:space="preserve"> </w:t>
      </w:r>
      <w:r w:rsidR="00FA4748">
        <w:rPr>
          <w:lang w:val="en"/>
        </w:rPr>
        <w:t xml:space="preserve">finding the PSD for </w:t>
      </w:r>
      <w:r>
        <w:rPr>
          <w:lang w:val="en"/>
        </w:rPr>
        <w:t>note C is shown below:</w:t>
      </w:r>
    </w:p>
    <w:p w14:paraId="025F1EDF" w14:textId="4BFB4785" w:rsidR="00773ED3" w:rsidRDefault="00773ED3" w:rsidP="00773ED3">
      <w:pPr>
        <w:pStyle w:val="MTDisplayEquation"/>
      </w:pPr>
      <w:r>
        <w:tab/>
      </w:r>
      <w:r w:rsidRPr="00773ED3">
        <w:rPr>
          <w:position w:val="-18"/>
        </w:rPr>
        <w:object w:dxaOrig="7119" w:dyaOrig="480" w14:anchorId="100859D0">
          <v:shape id="_x0000_i1030" type="#_x0000_t75" style="width:356.25pt;height:23.8pt" o:ole="">
            <v:imagedata r:id="rId16" o:title=""/>
          </v:shape>
          <o:OLEObject Type="Embed" ProgID="Equation.DSMT4" ShapeID="_x0000_i1030" DrawAspect="Content" ObjectID="_1643101485" r:id="rId17"/>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42AF6">
        <w:fldChar w:fldCharType="begin"/>
      </w:r>
      <w:r w:rsidR="00342AF6">
        <w:instrText xml:space="preserve"> SEQ MTEqn \c \* Arabic \* MERGEFORMAT </w:instrText>
      </w:r>
      <w:r w:rsidR="00342AF6">
        <w:fldChar w:fldCharType="separate"/>
      </w:r>
      <w:r w:rsidR="00603AE7">
        <w:rPr>
          <w:noProof/>
        </w:rPr>
        <w:instrText>6</w:instrText>
      </w:r>
      <w:r w:rsidR="00342AF6">
        <w:rPr>
          <w:noProof/>
        </w:rPr>
        <w:fldChar w:fldCharType="end"/>
      </w:r>
      <w:r>
        <w:instrText>)</w:instrText>
      </w:r>
      <w:r>
        <w:fldChar w:fldCharType="end"/>
      </w:r>
    </w:p>
    <w:p w14:paraId="07073E8E" w14:textId="160A2CBA" w:rsidR="006A09CC" w:rsidRDefault="00BF23A3" w:rsidP="006A09CC">
      <w:pPr>
        <w:rPr>
          <w:lang w:val="en"/>
        </w:rPr>
      </w:pPr>
      <w:r>
        <w:rPr>
          <w:lang w:val="en"/>
        </w:rPr>
        <w:t>These calculations were done for all notes and plotted on a graph showing the PSD 10log</w:t>
      </w:r>
      <w:r>
        <w:rPr>
          <w:vertAlign w:val="subscript"/>
          <w:lang w:val="en"/>
        </w:rPr>
        <w:t>10,</w:t>
      </w:r>
      <w:r w:rsidRPr="00BF23A3">
        <w:rPr>
          <w:vertAlign w:val="subscript"/>
          <w:lang w:val="en"/>
        </w:rPr>
        <w:t xml:space="preserve"> </w:t>
      </w:r>
      <w:r>
        <w:rPr>
          <w:i/>
          <w:iCs/>
          <w:lang w:val="en"/>
        </w:rPr>
        <w:t>P</w:t>
      </w:r>
      <w:r>
        <w:rPr>
          <w:lang w:val="en"/>
        </w:rPr>
        <w:t xml:space="preserve"> vs frequency, </w:t>
      </w:r>
      <w:r>
        <w:rPr>
          <w:i/>
          <w:iCs/>
          <w:lang w:val="en"/>
        </w:rPr>
        <w:t>f</w:t>
      </w:r>
      <w:r>
        <w:rPr>
          <w:lang w:val="en"/>
        </w:rPr>
        <w:t xml:space="preserve"> in Figure 1.</w:t>
      </w:r>
    </w:p>
    <w:p w14:paraId="06586FD4" w14:textId="77777777" w:rsidR="00741332" w:rsidRDefault="00741332" w:rsidP="006A09CC">
      <w:pPr>
        <w:jc w:val="center"/>
        <w:rPr>
          <w:noProof/>
          <w:lang w:val="en"/>
        </w:rPr>
      </w:pPr>
    </w:p>
    <w:p w14:paraId="79B4A62E" w14:textId="3CA0F80A" w:rsidR="00BF23A3" w:rsidRDefault="00741332" w:rsidP="006A09CC">
      <w:pPr>
        <w:jc w:val="center"/>
        <w:rPr>
          <w:lang w:val="en"/>
        </w:rPr>
      </w:pPr>
      <w:r w:rsidRPr="00741332">
        <w:rPr>
          <w:noProof/>
          <w:lang w:val="en"/>
        </w:rPr>
        <w:lastRenderedPageBreak/>
        <w:drawing>
          <wp:inline distT="0" distB="0" distL="0" distR="0" wp14:anchorId="4D76E2A9" wp14:editId="261D4B31">
            <wp:extent cx="5592610" cy="469922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7754" t="3631" r="6831" b="8152"/>
                    <a:stretch/>
                  </pic:blipFill>
                  <pic:spPr bwMode="auto">
                    <a:xfrm>
                      <a:off x="0" y="0"/>
                      <a:ext cx="5597006" cy="4702915"/>
                    </a:xfrm>
                    <a:prstGeom prst="rect">
                      <a:avLst/>
                    </a:prstGeom>
                    <a:noFill/>
                    <a:ln>
                      <a:noFill/>
                    </a:ln>
                    <a:extLst>
                      <a:ext uri="{53640926-AAD7-44D8-BBD7-CCE9431645EC}">
                        <a14:shadowObscured xmlns:a14="http://schemas.microsoft.com/office/drawing/2010/main"/>
                      </a:ext>
                    </a:extLst>
                  </pic:spPr>
                </pic:pic>
              </a:graphicData>
            </a:graphic>
          </wp:inline>
        </w:drawing>
      </w:r>
    </w:p>
    <w:p w14:paraId="3707154E" w14:textId="77777777" w:rsidR="006A09CC" w:rsidRDefault="00BF23A3" w:rsidP="006A09CC">
      <w:pPr>
        <w:jc w:val="center"/>
        <w:rPr>
          <w:lang w:val="en"/>
        </w:rPr>
      </w:pPr>
      <w:r>
        <w:rPr>
          <w:lang w:val="en"/>
        </w:rPr>
        <w:t>Figure 1: Power Spectral Density vs Frequency of a 4</w:t>
      </w:r>
      <w:r w:rsidRPr="00BF23A3">
        <w:rPr>
          <w:vertAlign w:val="superscript"/>
          <w:lang w:val="en"/>
        </w:rPr>
        <w:t>th</w:t>
      </w:r>
      <w:r>
        <w:rPr>
          <w:lang w:val="en"/>
        </w:rPr>
        <w:t xml:space="preserve"> Oct</w:t>
      </w:r>
      <w:r w:rsidR="006A09CC">
        <w:rPr>
          <w:lang w:val="en"/>
        </w:rPr>
        <w:t>a</w:t>
      </w:r>
      <w:r>
        <w:rPr>
          <w:lang w:val="en"/>
        </w:rPr>
        <w:t>ve Note</w:t>
      </w:r>
    </w:p>
    <w:p w14:paraId="1445DCEB" w14:textId="3E1F3D19" w:rsidR="001C30BE" w:rsidRDefault="001C30BE" w:rsidP="006A09CC">
      <w:pPr>
        <w:rPr>
          <w:lang w:val="en"/>
        </w:rPr>
      </w:pPr>
      <w:r>
        <w:rPr>
          <w:lang w:val="en"/>
        </w:rPr>
        <w:t>Figure 1 shows all the PSD vs frequency graphs for the notes in the 4</w:t>
      </w:r>
      <w:r w:rsidRPr="001C30BE">
        <w:rPr>
          <w:vertAlign w:val="superscript"/>
          <w:lang w:val="en"/>
        </w:rPr>
        <w:t>th</w:t>
      </w:r>
      <w:r>
        <w:rPr>
          <w:lang w:val="en"/>
        </w:rPr>
        <w:t xml:space="preserve"> octave. From note C to note B (top left to bottom right), you can see the shift of the power spike.</w:t>
      </w:r>
      <w:r w:rsidR="006A09CC">
        <w:rPr>
          <w:lang w:val="en"/>
        </w:rPr>
        <w:t xml:space="preserve"> The power spike also increases to a higher peak as you go down each graph.</w:t>
      </w:r>
    </w:p>
    <w:p w14:paraId="3A3B69E8" w14:textId="36E27B25" w:rsidR="00773ED3" w:rsidRDefault="006A09CC" w:rsidP="00773ED3">
      <w:pPr>
        <w:rPr>
          <w:lang w:val="en"/>
        </w:rPr>
      </w:pPr>
      <w:r>
        <w:rPr>
          <w:lang w:val="en"/>
        </w:rPr>
        <w:t xml:space="preserve">Using these synthesized notes created by the function handle, </w:t>
      </w:r>
      <w:r w:rsidR="00DD3FFA">
        <w:rPr>
          <w:lang w:val="en"/>
        </w:rPr>
        <w:t xml:space="preserve">the series of </w:t>
      </w:r>
      <w:r>
        <w:rPr>
          <w:lang w:val="en"/>
        </w:rPr>
        <w:t xml:space="preserve">musical </w:t>
      </w:r>
      <w:r w:rsidR="00DD3FFA">
        <w:rPr>
          <w:lang w:val="en"/>
        </w:rPr>
        <w:t>notes in three songs were defined in an array and played</w:t>
      </w:r>
      <w:r w:rsidR="007D057C">
        <w:rPr>
          <w:lang w:val="en"/>
        </w:rPr>
        <w:t xml:space="preserve"> using the </w:t>
      </w:r>
      <w:r w:rsidR="007D057C">
        <w:rPr>
          <w:i/>
          <w:iCs/>
          <w:lang w:val="en"/>
        </w:rPr>
        <w:t xml:space="preserve">sound </w:t>
      </w:r>
      <w:r w:rsidR="007D057C">
        <w:rPr>
          <w:lang w:val="en"/>
        </w:rPr>
        <w:t>command</w:t>
      </w:r>
      <w:r w:rsidR="00DD3FFA">
        <w:rPr>
          <w:lang w:val="en"/>
        </w:rPr>
        <w:t xml:space="preserve">. Then the associated spectrograms were created using the </w:t>
      </w:r>
      <w:proofErr w:type="spellStart"/>
      <w:r w:rsidR="00DD3FFA">
        <w:rPr>
          <w:i/>
          <w:iCs/>
          <w:lang w:val="en"/>
        </w:rPr>
        <w:t>specgram</w:t>
      </w:r>
      <w:proofErr w:type="spellEnd"/>
      <w:r w:rsidR="00DD3FFA">
        <w:rPr>
          <w:i/>
          <w:iCs/>
          <w:lang w:val="en"/>
        </w:rPr>
        <w:t xml:space="preserve"> </w:t>
      </w:r>
      <w:r w:rsidR="00DD3FFA">
        <w:rPr>
          <w:lang w:val="en"/>
        </w:rPr>
        <w:t>command which is defined as</w:t>
      </w:r>
    </w:p>
    <w:p w14:paraId="3C304AFC" w14:textId="7849700D" w:rsidR="00DD3FFA" w:rsidRDefault="00DD3FFA" w:rsidP="00DD3FFA">
      <w:pPr>
        <w:pStyle w:val="MTDisplayEquation"/>
      </w:pPr>
      <w:r>
        <w:tab/>
      </w:r>
      <w:r w:rsidRPr="00DD3FFA">
        <w:rPr>
          <w:position w:val="-14"/>
        </w:rPr>
        <w:object w:dxaOrig="5080" w:dyaOrig="400" w14:anchorId="4DB08EC4">
          <v:shape id="_x0000_i1031" type="#_x0000_t75" style="width:254.2pt;height:20.05pt" o:ole="">
            <v:imagedata r:id="rId19" o:title=""/>
          </v:shape>
          <o:OLEObject Type="Embed" ProgID="Equation.DSMT4" ShapeID="_x0000_i1031" DrawAspect="Content" ObjectID="_1643101486"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42AF6">
        <w:fldChar w:fldCharType="begin"/>
      </w:r>
      <w:r w:rsidR="00342AF6">
        <w:instrText xml:space="preserve"> SEQ MTEqn \c \* Arabic \* MERGEFORMAT </w:instrText>
      </w:r>
      <w:r w:rsidR="00342AF6">
        <w:fldChar w:fldCharType="separate"/>
      </w:r>
      <w:r w:rsidR="00603AE7">
        <w:rPr>
          <w:noProof/>
        </w:rPr>
        <w:instrText>7</w:instrText>
      </w:r>
      <w:r w:rsidR="00342AF6">
        <w:rPr>
          <w:noProof/>
        </w:rPr>
        <w:fldChar w:fldCharType="end"/>
      </w:r>
      <w:r>
        <w:instrText>)</w:instrText>
      </w:r>
      <w:r>
        <w:fldChar w:fldCharType="end"/>
      </w:r>
    </w:p>
    <w:p w14:paraId="3E314965" w14:textId="3A658AC7" w:rsidR="00DD3FFA" w:rsidRPr="00DD3FFA" w:rsidRDefault="00DD3FFA" w:rsidP="00DD3FFA">
      <w:pPr>
        <w:rPr>
          <w:lang w:val="en"/>
        </w:rPr>
      </w:pPr>
      <w:r>
        <w:rPr>
          <w:lang w:val="en"/>
        </w:rPr>
        <w:t xml:space="preserve">Where the number of points </w:t>
      </w:r>
      <w:proofErr w:type="spellStart"/>
      <w:r>
        <w:rPr>
          <w:i/>
          <w:iCs/>
          <w:lang w:val="en"/>
        </w:rPr>
        <w:t>nfft</w:t>
      </w:r>
      <w:proofErr w:type="spellEnd"/>
      <w:r>
        <w:rPr>
          <w:lang w:val="en"/>
        </w:rPr>
        <w:t xml:space="preserve">=2048 and the number of overlapping points </w:t>
      </w:r>
      <w:proofErr w:type="spellStart"/>
      <w:r>
        <w:rPr>
          <w:i/>
          <w:iCs/>
          <w:lang w:val="en"/>
        </w:rPr>
        <w:t>numoverlap</w:t>
      </w:r>
      <w:proofErr w:type="spellEnd"/>
      <w:r>
        <w:rPr>
          <w:lang w:val="en"/>
        </w:rPr>
        <w:t>=1024 in the Fast Fourier Transform (FFT).</w:t>
      </w:r>
    </w:p>
    <w:p w14:paraId="0F5D086C" w14:textId="0ED708CB" w:rsidR="00D20C37" w:rsidRDefault="00DD3FFA" w:rsidP="00D20C37">
      <w:pPr>
        <w:rPr>
          <w:lang w:val="en"/>
        </w:rPr>
      </w:pPr>
      <w:r>
        <w:rPr>
          <w:lang w:val="en"/>
        </w:rPr>
        <w:t>First,</w:t>
      </w:r>
      <w:r w:rsidR="00F52E75">
        <w:rPr>
          <w:lang w:val="en"/>
        </w:rPr>
        <w:t xml:space="preserve"> </w:t>
      </w:r>
      <w:r w:rsidR="00884BBA">
        <w:rPr>
          <w:lang w:val="en"/>
        </w:rPr>
        <w:t xml:space="preserve">the notes for </w:t>
      </w:r>
      <w:r w:rsidR="00F52E75">
        <w:rPr>
          <w:lang w:val="en"/>
        </w:rPr>
        <w:t>“Mary had a Little Lamb”</w:t>
      </w:r>
      <w:r>
        <w:rPr>
          <w:lang w:val="en"/>
        </w:rPr>
        <w:t xml:space="preserve"> was </w:t>
      </w:r>
      <w:r w:rsidR="00884BBA">
        <w:rPr>
          <w:lang w:val="en"/>
        </w:rPr>
        <w:t xml:space="preserve">extracted from Figure 2 and </w:t>
      </w:r>
      <w:r>
        <w:rPr>
          <w:lang w:val="en"/>
        </w:rPr>
        <w:t>defined</w:t>
      </w:r>
      <w:r w:rsidR="00884BBA">
        <w:rPr>
          <w:lang w:val="en"/>
        </w:rPr>
        <w:t xml:space="preserve"> in an array shown in line </w:t>
      </w:r>
      <w:r w:rsidR="00884BBA">
        <w:rPr>
          <w:iCs/>
          <w:lang w:val="en"/>
        </w:rPr>
        <w:fldChar w:fldCharType="begin"/>
      </w:r>
      <w:r w:rsidR="00884BBA">
        <w:rPr>
          <w:iCs/>
          <w:lang w:val="en"/>
        </w:rPr>
        <w:instrText xml:space="preserve"> GOTOBUTTON ZEqnNum437245  \* MERGEFORMAT </w:instrText>
      </w:r>
      <w:r w:rsidR="00884BBA">
        <w:rPr>
          <w:iCs/>
          <w:lang w:val="en"/>
        </w:rPr>
        <w:fldChar w:fldCharType="begin"/>
      </w:r>
      <w:r w:rsidR="00884BBA">
        <w:rPr>
          <w:iCs/>
          <w:lang w:val="en"/>
        </w:rPr>
        <w:instrText xml:space="preserve"> REF ZEqnNum437245 \* Charformat \! \* MERGEFORMAT </w:instrText>
      </w:r>
      <w:r w:rsidR="00884BBA">
        <w:rPr>
          <w:iCs/>
          <w:lang w:val="en"/>
        </w:rPr>
        <w:fldChar w:fldCharType="separate"/>
      </w:r>
      <w:r w:rsidR="00603AE7" w:rsidRPr="00603AE7">
        <w:rPr>
          <w:iCs/>
          <w:lang w:val="en"/>
        </w:rPr>
        <w:instrText>(8)</w:instrText>
      </w:r>
      <w:r w:rsidR="00884BBA">
        <w:rPr>
          <w:iCs/>
          <w:lang w:val="en"/>
        </w:rPr>
        <w:fldChar w:fldCharType="end"/>
      </w:r>
      <w:r w:rsidR="00884BBA">
        <w:rPr>
          <w:iCs/>
          <w:lang w:val="en"/>
        </w:rPr>
        <w:fldChar w:fldCharType="end"/>
      </w:r>
      <w:r w:rsidR="00884BBA">
        <w:rPr>
          <w:lang w:val="en"/>
        </w:rPr>
        <w:t>.</w:t>
      </w:r>
    </w:p>
    <w:p w14:paraId="0058FD0F" w14:textId="2C023038" w:rsidR="00884BBA" w:rsidRDefault="00884BBA" w:rsidP="00D20C37">
      <w:pPr>
        <w:rPr>
          <w:lang w:val="en"/>
        </w:rPr>
      </w:pPr>
      <w:r>
        <w:rPr>
          <w:noProof/>
        </w:rPr>
        <w:lastRenderedPageBreak/>
        <w:drawing>
          <wp:inline distT="0" distB="0" distL="0" distR="0" wp14:anchorId="348627B2" wp14:editId="37B1687C">
            <wp:extent cx="5943600" cy="1812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12290"/>
                    </a:xfrm>
                    <a:prstGeom prst="rect">
                      <a:avLst/>
                    </a:prstGeom>
                  </pic:spPr>
                </pic:pic>
              </a:graphicData>
            </a:graphic>
          </wp:inline>
        </w:drawing>
      </w:r>
    </w:p>
    <w:p w14:paraId="6B009FA5" w14:textId="2C0AAA24" w:rsidR="00884BBA" w:rsidRPr="00D20C37" w:rsidRDefault="00884BBA" w:rsidP="00884BBA">
      <w:pPr>
        <w:jc w:val="center"/>
        <w:rPr>
          <w:lang w:val="en"/>
        </w:rPr>
      </w:pPr>
      <w:r>
        <w:rPr>
          <w:lang w:val="en"/>
        </w:rPr>
        <w:t>Figure 2: “Mary Had a Little Lamb” (Musical Song)</w:t>
      </w:r>
    </w:p>
    <w:p w14:paraId="0137ED28" w14:textId="13F65D6F" w:rsidR="00D20C37" w:rsidRDefault="00F52E75" w:rsidP="00F52E75">
      <w:pPr>
        <w:pStyle w:val="MTDisplayEquation"/>
      </w:pPr>
      <w:r>
        <w:tab/>
      </w:r>
      <w:r w:rsidR="006A09CC" w:rsidRPr="006A09CC">
        <w:rPr>
          <w:position w:val="-66"/>
          <w:sz w:val="24"/>
          <w:szCs w:val="24"/>
        </w:rPr>
        <w:object w:dxaOrig="3060" w:dyaOrig="1440" w14:anchorId="2A936111">
          <v:shape id="_x0000_i1032" type="#_x0000_t75" style="width:152.75pt;height:1in" o:ole="">
            <v:imagedata r:id="rId22" o:title=""/>
          </v:shape>
          <o:OLEObject Type="Embed" ProgID="Equation.DSMT4" ShapeID="_x0000_i1032" DrawAspect="Content" ObjectID="_1643101487" r:id="rId23"/>
        </w:object>
      </w:r>
      <w:r w:rsidR="00DD3FFA">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437245"/>
      <w:r>
        <w:instrText>(</w:instrText>
      </w:r>
      <w:r w:rsidR="00342AF6">
        <w:fldChar w:fldCharType="begin"/>
      </w:r>
      <w:r w:rsidR="00342AF6">
        <w:instrText xml:space="preserve"> SEQ MTEqn \c \* Arabic \* MERGEFORMAT </w:instrText>
      </w:r>
      <w:r w:rsidR="00342AF6">
        <w:fldChar w:fldCharType="separate"/>
      </w:r>
      <w:r w:rsidR="00603AE7">
        <w:rPr>
          <w:noProof/>
        </w:rPr>
        <w:instrText>8</w:instrText>
      </w:r>
      <w:r w:rsidR="00342AF6">
        <w:rPr>
          <w:noProof/>
        </w:rPr>
        <w:fldChar w:fldCharType="end"/>
      </w:r>
      <w:r>
        <w:instrText>)</w:instrText>
      </w:r>
      <w:bookmarkEnd w:id="4"/>
      <w:r>
        <w:fldChar w:fldCharType="end"/>
      </w:r>
    </w:p>
    <w:p w14:paraId="31BDD70F" w14:textId="5AF025E7" w:rsidR="00223B3C" w:rsidRDefault="00DD3FFA" w:rsidP="00223B3C">
      <w:pPr>
        <w:rPr>
          <w:lang w:val="en"/>
        </w:rPr>
      </w:pPr>
      <w:r>
        <w:rPr>
          <w:lang w:val="en"/>
        </w:rPr>
        <w:t>When played, one could tell that “Mary had a Little Lamb” was playing but was playing in a deeper tone than what is usually expected. This has to do with the frequency of the notes being in the 4</w:t>
      </w:r>
      <w:r w:rsidRPr="00DD3FFA">
        <w:rPr>
          <w:vertAlign w:val="superscript"/>
          <w:lang w:val="en"/>
        </w:rPr>
        <w:t>th</w:t>
      </w:r>
      <w:r>
        <w:rPr>
          <w:lang w:val="en"/>
        </w:rPr>
        <w:t xml:space="preserve"> octave. The song also seems to be played a bit faster than what is remember, which can be due to the absence of pauses.</w:t>
      </w:r>
      <w:r w:rsidR="005A1FCC">
        <w:rPr>
          <w:lang w:val="en"/>
        </w:rPr>
        <w:t xml:space="preserve"> The spectrogram for this tune is shown in Figure </w:t>
      </w:r>
      <w:r w:rsidR="00D17D32">
        <w:rPr>
          <w:lang w:val="en"/>
        </w:rPr>
        <w:t>3</w:t>
      </w:r>
      <w:r w:rsidR="005A1FCC">
        <w:rPr>
          <w:lang w:val="en"/>
        </w:rPr>
        <w:t>.</w:t>
      </w:r>
    </w:p>
    <w:p w14:paraId="4C79D9CC" w14:textId="519A911D" w:rsidR="005A1FCC" w:rsidRDefault="00223B3C" w:rsidP="005A1FCC">
      <w:pPr>
        <w:jc w:val="center"/>
        <w:rPr>
          <w:lang w:val="en"/>
        </w:rPr>
      </w:pPr>
      <w:r w:rsidRPr="00223B3C">
        <w:rPr>
          <w:noProof/>
          <w:lang w:val="en"/>
        </w:rPr>
        <w:drawing>
          <wp:inline distT="0" distB="0" distL="0" distR="0" wp14:anchorId="52E3C137" wp14:editId="29425237">
            <wp:extent cx="4796181" cy="388818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24">
                      <a:extLst>
                        <a:ext uri="{28A0092B-C50C-407E-A947-70E740481C1C}">
                          <a14:useLocalDpi xmlns:a14="http://schemas.microsoft.com/office/drawing/2010/main" val="0"/>
                        </a:ext>
                      </a:extLst>
                    </a:blip>
                    <a:srcRect l="8336" r="8324" b="5500"/>
                    <a:stretch/>
                  </pic:blipFill>
                  <pic:spPr bwMode="auto">
                    <a:xfrm>
                      <a:off x="0" y="0"/>
                      <a:ext cx="4806706" cy="3896720"/>
                    </a:xfrm>
                    <a:prstGeom prst="rect">
                      <a:avLst/>
                    </a:prstGeom>
                    <a:noFill/>
                    <a:ln>
                      <a:noFill/>
                    </a:ln>
                    <a:extLst>
                      <a:ext uri="{53640926-AAD7-44D8-BBD7-CCE9431645EC}">
                        <a14:shadowObscured xmlns:a14="http://schemas.microsoft.com/office/drawing/2010/main"/>
                      </a:ext>
                    </a:extLst>
                  </pic:spPr>
                </pic:pic>
              </a:graphicData>
            </a:graphic>
          </wp:inline>
        </w:drawing>
      </w:r>
    </w:p>
    <w:p w14:paraId="43674F89" w14:textId="708E7147" w:rsidR="005A1FCC" w:rsidRDefault="005A1FCC" w:rsidP="005A1FCC">
      <w:pPr>
        <w:jc w:val="center"/>
        <w:rPr>
          <w:lang w:val="en"/>
        </w:rPr>
      </w:pPr>
      <w:r>
        <w:rPr>
          <w:lang w:val="en"/>
        </w:rPr>
        <w:t xml:space="preserve">Figure </w:t>
      </w:r>
      <w:r w:rsidR="00884BBA">
        <w:rPr>
          <w:lang w:val="en"/>
        </w:rPr>
        <w:t>3</w:t>
      </w:r>
      <w:r>
        <w:rPr>
          <w:lang w:val="en"/>
        </w:rPr>
        <w:t>: Spectrogram for “Mary Had A Little Lamb”</w:t>
      </w:r>
    </w:p>
    <w:p w14:paraId="56150A09" w14:textId="06D89037" w:rsidR="005A1FCC" w:rsidRDefault="005A1FCC" w:rsidP="005A1FCC">
      <w:pPr>
        <w:rPr>
          <w:lang w:val="en"/>
        </w:rPr>
      </w:pPr>
      <w:r>
        <w:rPr>
          <w:lang w:val="en"/>
        </w:rPr>
        <w:lastRenderedPageBreak/>
        <w:t xml:space="preserve">The spectrogram of “Mary Had a Little Lamb” for Figure 2 shows an almost periodic signal with a period of 2 seconds. The length and height in the notes are similar. The range for this song is not significant and is the smallest out of the three songs. </w:t>
      </w:r>
    </w:p>
    <w:p w14:paraId="3F3DBE29" w14:textId="07A1A1B3" w:rsidR="00884BBA" w:rsidRDefault="00F723BB" w:rsidP="00884BBA">
      <w:pPr>
        <w:rPr>
          <w:lang w:val="en"/>
        </w:rPr>
      </w:pPr>
      <w:r>
        <w:rPr>
          <w:lang w:val="en"/>
        </w:rPr>
        <w:t>Next, t</w:t>
      </w:r>
      <w:r w:rsidR="00884BBA">
        <w:rPr>
          <w:lang w:val="en"/>
        </w:rPr>
        <w:t>he notes for “</w:t>
      </w:r>
      <w:r w:rsidR="00884BBA">
        <w:rPr>
          <w:lang w:val="en"/>
        </w:rPr>
        <w:t>Twinkle, Twinkle, Little Star</w:t>
      </w:r>
      <w:r w:rsidR="00884BBA">
        <w:rPr>
          <w:lang w:val="en"/>
        </w:rPr>
        <w:t xml:space="preserve">” was extracted from Figure </w:t>
      </w:r>
      <w:r w:rsidR="00884BBA">
        <w:rPr>
          <w:lang w:val="en"/>
        </w:rPr>
        <w:t>4</w:t>
      </w:r>
      <w:r w:rsidR="00884BBA">
        <w:rPr>
          <w:lang w:val="en"/>
        </w:rPr>
        <w:t xml:space="preserve"> and defined in an array shown in line</w:t>
      </w:r>
      <w:r w:rsidR="0098081A">
        <w:rPr>
          <w:iCs/>
          <w:lang w:val="en"/>
        </w:rPr>
        <w:t xml:space="preserve"> </w:t>
      </w:r>
      <w:r w:rsidR="0098081A">
        <w:rPr>
          <w:lang w:val="en"/>
        </w:rPr>
        <w:fldChar w:fldCharType="begin"/>
      </w:r>
      <w:r w:rsidR="0098081A">
        <w:rPr>
          <w:lang w:val="en"/>
        </w:rPr>
        <w:instrText xml:space="preserve"> GOTOBUTTON ZEqnNum110263  \* MERGEFORMAT </w:instrText>
      </w:r>
      <w:r w:rsidR="0098081A">
        <w:rPr>
          <w:lang w:val="en"/>
        </w:rPr>
        <w:fldChar w:fldCharType="begin"/>
      </w:r>
      <w:r w:rsidR="0098081A">
        <w:rPr>
          <w:lang w:val="en"/>
        </w:rPr>
        <w:instrText xml:space="preserve"> REF ZEqnNum110263 \* Charformat \! \* MERGEFORMAT </w:instrText>
      </w:r>
      <w:r w:rsidR="0098081A">
        <w:rPr>
          <w:lang w:val="en"/>
        </w:rPr>
        <w:fldChar w:fldCharType="separate"/>
      </w:r>
      <w:r w:rsidR="00603AE7" w:rsidRPr="00603AE7">
        <w:rPr>
          <w:lang w:val="en"/>
        </w:rPr>
        <w:instrText>(9)</w:instrText>
      </w:r>
      <w:r w:rsidR="0098081A">
        <w:rPr>
          <w:lang w:val="en"/>
        </w:rPr>
        <w:fldChar w:fldCharType="end"/>
      </w:r>
      <w:r w:rsidR="0098081A">
        <w:rPr>
          <w:lang w:val="en"/>
        </w:rPr>
        <w:fldChar w:fldCharType="end"/>
      </w:r>
      <w:r w:rsidR="00884BBA">
        <w:rPr>
          <w:lang w:val="en"/>
        </w:rPr>
        <w:t>.</w:t>
      </w:r>
    </w:p>
    <w:p w14:paraId="577BA4E2" w14:textId="239CB664" w:rsidR="00884BBA" w:rsidRDefault="00884BBA" w:rsidP="00884BBA">
      <w:pPr>
        <w:jc w:val="center"/>
        <w:rPr>
          <w:lang w:val="en"/>
        </w:rPr>
      </w:pPr>
      <w:r>
        <w:rPr>
          <w:noProof/>
        </w:rPr>
        <w:drawing>
          <wp:inline distT="0" distB="0" distL="0" distR="0" wp14:anchorId="4C89C4F5" wp14:editId="29D2EDC6">
            <wp:extent cx="5943600" cy="268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7320"/>
                    </a:xfrm>
                    <a:prstGeom prst="rect">
                      <a:avLst/>
                    </a:prstGeom>
                  </pic:spPr>
                </pic:pic>
              </a:graphicData>
            </a:graphic>
          </wp:inline>
        </w:drawing>
      </w:r>
    </w:p>
    <w:p w14:paraId="4E0DEF12" w14:textId="2DFBAB4C" w:rsidR="00884BBA" w:rsidRDefault="00884BBA" w:rsidP="00884BBA">
      <w:pPr>
        <w:jc w:val="center"/>
        <w:rPr>
          <w:lang w:val="en"/>
        </w:rPr>
      </w:pPr>
      <w:r>
        <w:rPr>
          <w:lang w:val="en"/>
        </w:rPr>
        <w:t xml:space="preserve">Figure </w:t>
      </w:r>
      <w:r>
        <w:rPr>
          <w:lang w:val="en"/>
        </w:rPr>
        <w:t>4</w:t>
      </w:r>
      <w:r>
        <w:rPr>
          <w:lang w:val="en"/>
        </w:rPr>
        <w:t>: “</w:t>
      </w:r>
      <w:r>
        <w:rPr>
          <w:lang w:val="en"/>
        </w:rPr>
        <w:t>Twinkle, Twinkle, Little Star</w:t>
      </w:r>
      <w:r>
        <w:rPr>
          <w:lang w:val="en"/>
        </w:rPr>
        <w:t>” (Musical Song)</w:t>
      </w:r>
    </w:p>
    <w:p w14:paraId="69745542" w14:textId="31C5EF19" w:rsidR="00F52E75" w:rsidRDefault="00F52E75" w:rsidP="00F52E75">
      <w:pPr>
        <w:pStyle w:val="MTDisplayEquation"/>
      </w:pPr>
      <w:r>
        <w:tab/>
      </w:r>
      <w:r w:rsidR="006A09CC" w:rsidRPr="006A09CC">
        <w:rPr>
          <w:position w:val="-102"/>
          <w:sz w:val="24"/>
          <w:szCs w:val="24"/>
        </w:rPr>
        <w:object w:dxaOrig="3660" w:dyaOrig="2160" w14:anchorId="49E0632E">
          <v:shape id="_x0000_i1033" type="#_x0000_t75" style="width:182.8pt;height:108.3pt" o:ole="">
            <v:imagedata r:id="rId26" o:title=""/>
          </v:shape>
          <o:OLEObject Type="Embed" ProgID="Equation.DSMT4" ShapeID="_x0000_i1033" DrawAspect="Content" ObjectID="_1643101488"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110263"/>
      <w:r>
        <w:instrText>(</w:instrText>
      </w:r>
      <w:r w:rsidR="00342AF6">
        <w:fldChar w:fldCharType="begin"/>
      </w:r>
      <w:r w:rsidR="00342AF6">
        <w:instrText xml:space="preserve"> SEQ MTEqn \c \* Arabic \* MERGEFORMAT </w:instrText>
      </w:r>
      <w:r w:rsidR="00342AF6">
        <w:fldChar w:fldCharType="separate"/>
      </w:r>
      <w:r w:rsidR="00603AE7">
        <w:rPr>
          <w:noProof/>
        </w:rPr>
        <w:instrText>9</w:instrText>
      </w:r>
      <w:r w:rsidR="00342AF6">
        <w:rPr>
          <w:noProof/>
        </w:rPr>
        <w:fldChar w:fldCharType="end"/>
      </w:r>
      <w:r>
        <w:instrText>)</w:instrText>
      </w:r>
      <w:bookmarkEnd w:id="5"/>
      <w:r>
        <w:fldChar w:fldCharType="end"/>
      </w:r>
    </w:p>
    <w:p w14:paraId="7881E59B" w14:textId="56697955" w:rsidR="005A1FCC" w:rsidRDefault="007D057C" w:rsidP="007D057C">
      <w:pPr>
        <w:rPr>
          <w:lang w:val="en"/>
        </w:rPr>
      </w:pPr>
      <w:r>
        <w:rPr>
          <w:lang w:val="en"/>
        </w:rPr>
        <w:t>Initially, it was hard to identify the song since the consecutive notes blended to make one long note and disrupted the melody while small bits of audio static separated the notes. The</w:t>
      </w:r>
      <w:r w:rsidR="005A1FCC">
        <w:rPr>
          <w:lang w:val="en"/>
        </w:rPr>
        <w:t xml:space="preserve"> sound of the</w:t>
      </w:r>
      <w:r>
        <w:rPr>
          <w:lang w:val="en"/>
        </w:rPr>
        <w:t xml:space="preserve"> beginning and </w:t>
      </w:r>
      <w:r w:rsidR="005A1FCC">
        <w:rPr>
          <w:lang w:val="en"/>
        </w:rPr>
        <w:t>end parts were questionable</w:t>
      </w:r>
      <w:r w:rsidR="00E75425">
        <w:rPr>
          <w:lang w:val="en"/>
        </w:rPr>
        <w:t>,</w:t>
      </w:r>
      <w:r w:rsidR="005A1FCC">
        <w:rPr>
          <w:lang w:val="en"/>
        </w:rPr>
        <w:t xml:space="preserve"> concerning the correctness of the notes, but the middle part was distinguishable to “Twinkle, Twinkle, Little Star.” Then the spectrogram for this song was created as shown in Figure </w:t>
      </w:r>
      <w:r w:rsidR="00D17D32">
        <w:rPr>
          <w:lang w:val="en"/>
        </w:rPr>
        <w:t>5</w:t>
      </w:r>
      <w:r w:rsidR="005A1FCC">
        <w:rPr>
          <w:lang w:val="en"/>
        </w:rPr>
        <w:t>.</w:t>
      </w:r>
    </w:p>
    <w:p w14:paraId="20EA1AFD" w14:textId="77777777" w:rsidR="00223B3C" w:rsidRDefault="00223B3C" w:rsidP="005A1FCC">
      <w:pPr>
        <w:jc w:val="center"/>
        <w:rPr>
          <w:noProof/>
          <w:lang w:val="en"/>
        </w:rPr>
      </w:pPr>
    </w:p>
    <w:p w14:paraId="4A0A9324" w14:textId="2F95CD1A" w:rsidR="005A1FCC" w:rsidRDefault="00223B3C" w:rsidP="005A1FCC">
      <w:pPr>
        <w:jc w:val="center"/>
        <w:rPr>
          <w:lang w:val="en"/>
        </w:rPr>
      </w:pPr>
      <w:r w:rsidRPr="00223B3C">
        <w:rPr>
          <w:noProof/>
          <w:lang w:val="en"/>
        </w:rPr>
        <w:lastRenderedPageBreak/>
        <w:drawing>
          <wp:inline distT="0" distB="0" distL="0" distR="0" wp14:anchorId="2CACB672" wp14:editId="09B65DF5">
            <wp:extent cx="5463833" cy="410287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8">
                      <a:extLst>
                        <a:ext uri="{28A0092B-C50C-407E-A947-70E740481C1C}">
                          <a14:useLocalDpi xmlns:a14="http://schemas.microsoft.com/office/drawing/2010/main" val="0"/>
                        </a:ext>
                      </a:extLst>
                    </a:blip>
                    <a:srcRect l="6556" r="9164" b="5808"/>
                    <a:stretch/>
                  </pic:blipFill>
                  <pic:spPr bwMode="auto">
                    <a:xfrm>
                      <a:off x="0" y="0"/>
                      <a:ext cx="5468055" cy="4106044"/>
                    </a:xfrm>
                    <a:prstGeom prst="rect">
                      <a:avLst/>
                    </a:prstGeom>
                    <a:noFill/>
                    <a:ln>
                      <a:noFill/>
                    </a:ln>
                    <a:extLst>
                      <a:ext uri="{53640926-AAD7-44D8-BBD7-CCE9431645EC}">
                        <a14:shadowObscured xmlns:a14="http://schemas.microsoft.com/office/drawing/2010/main"/>
                      </a:ext>
                    </a:extLst>
                  </pic:spPr>
                </pic:pic>
              </a:graphicData>
            </a:graphic>
          </wp:inline>
        </w:drawing>
      </w:r>
    </w:p>
    <w:p w14:paraId="2ADDDC2B" w14:textId="688F9D28" w:rsidR="005A1FCC" w:rsidRDefault="005A1FCC" w:rsidP="005A1FCC">
      <w:pPr>
        <w:jc w:val="center"/>
        <w:rPr>
          <w:lang w:val="en"/>
        </w:rPr>
      </w:pPr>
      <w:r>
        <w:rPr>
          <w:lang w:val="en"/>
        </w:rPr>
        <w:t xml:space="preserve">Figure </w:t>
      </w:r>
      <w:r w:rsidR="00F723BB">
        <w:rPr>
          <w:lang w:val="en"/>
        </w:rPr>
        <w:t>5</w:t>
      </w:r>
      <w:r>
        <w:rPr>
          <w:lang w:val="en"/>
        </w:rPr>
        <w:t>: Spectrogram for “Twinkle, Twinkle, Little Star”</w:t>
      </w:r>
    </w:p>
    <w:p w14:paraId="67184804" w14:textId="1841EA58" w:rsidR="00946420" w:rsidRDefault="00946420" w:rsidP="00946420">
      <w:pPr>
        <w:rPr>
          <w:lang w:val="en"/>
        </w:rPr>
      </w:pPr>
      <w:r>
        <w:rPr>
          <w:lang w:val="en"/>
        </w:rPr>
        <w:t xml:space="preserve">The spectrogram of Figure </w:t>
      </w:r>
      <w:r w:rsidR="00F723BB">
        <w:rPr>
          <w:lang w:val="en"/>
        </w:rPr>
        <w:t>5</w:t>
      </w:r>
      <w:r>
        <w:rPr>
          <w:lang w:val="en"/>
        </w:rPr>
        <w:t xml:space="preserve"> shows a nearly consistent, downward scaling of notes over a period of about 21 seconds. The notes are generally the same, but from left to right, each section gains one note to play. The range is at</w:t>
      </w:r>
      <w:r w:rsidR="00FF56F8">
        <w:rPr>
          <w:lang w:val="en"/>
        </w:rPr>
        <w:t xml:space="preserve"> the largest of</w:t>
      </w:r>
      <w:r>
        <w:rPr>
          <w:lang w:val="en"/>
        </w:rPr>
        <w:t xml:space="preserve"> about 2</w:t>
      </w:r>
      <w:r w:rsidR="00FF56F8">
        <w:rPr>
          <w:lang w:val="en"/>
        </w:rPr>
        <w:t>25</w:t>
      </w:r>
      <w:r>
        <w:rPr>
          <w:lang w:val="en"/>
        </w:rPr>
        <w:t xml:space="preserve"> and each downward section spans about 4 seconds.</w:t>
      </w:r>
    </w:p>
    <w:p w14:paraId="4F0702A1" w14:textId="7EAE841B" w:rsidR="00F723BB" w:rsidRDefault="00F723BB" w:rsidP="00F723BB">
      <w:pPr>
        <w:rPr>
          <w:lang w:val="en"/>
        </w:rPr>
      </w:pPr>
      <w:r>
        <w:rPr>
          <w:lang w:val="en"/>
        </w:rPr>
        <w:t>Last</w:t>
      </w:r>
      <w:r>
        <w:rPr>
          <w:lang w:val="en"/>
        </w:rPr>
        <w:t>, the notes for “</w:t>
      </w:r>
      <w:r>
        <w:rPr>
          <w:lang w:val="en"/>
        </w:rPr>
        <w:t>I Love You (Barney)</w:t>
      </w:r>
      <w:r>
        <w:rPr>
          <w:lang w:val="en"/>
        </w:rPr>
        <w:t xml:space="preserve">” was extracted from Figure </w:t>
      </w:r>
      <w:r>
        <w:rPr>
          <w:lang w:val="en"/>
        </w:rPr>
        <w:t>6</w:t>
      </w:r>
      <w:r>
        <w:rPr>
          <w:lang w:val="en"/>
        </w:rPr>
        <w:t xml:space="preserve"> and defined in an array shown in line</w:t>
      </w:r>
      <w:r>
        <w:rPr>
          <w:lang w:val="en"/>
        </w:rPr>
        <w:t xml:space="preserve"> </w:t>
      </w:r>
      <w:r>
        <w:rPr>
          <w:iCs/>
          <w:lang w:val="en"/>
        </w:rPr>
        <w:fldChar w:fldCharType="begin"/>
      </w:r>
      <w:r>
        <w:rPr>
          <w:iCs/>
          <w:lang w:val="en"/>
        </w:rPr>
        <w:instrText xml:space="preserve"> GOTOBUTTON ZEqnNum667165  \* MERGEFORMAT </w:instrText>
      </w:r>
      <w:r>
        <w:rPr>
          <w:iCs/>
          <w:lang w:val="en"/>
        </w:rPr>
        <w:fldChar w:fldCharType="begin"/>
      </w:r>
      <w:r>
        <w:rPr>
          <w:iCs/>
          <w:lang w:val="en"/>
        </w:rPr>
        <w:instrText xml:space="preserve"> REF ZEqnNum667165 \* Charformat \! \* MERGEFORMAT </w:instrText>
      </w:r>
      <w:r>
        <w:rPr>
          <w:iCs/>
          <w:lang w:val="en"/>
        </w:rPr>
        <w:fldChar w:fldCharType="separate"/>
      </w:r>
      <w:r w:rsidR="00603AE7" w:rsidRPr="00603AE7">
        <w:rPr>
          <w:iCs/>
          <w:lang w:val="en"/>
        </w:rPr>
        <w:instrText>(10)</w:instrText>
      </w:r>
      <w:r>
        <w:rPr>
          <w:iCs/>
          <w:lang w:val="en"/>
        </w:rPr>
        <w:fldChar w:fldCharType="end"/>
      </w:r>
      <w:r>
        <w:rPr>
          <w:iCs/>
          <w:lang w:val="en"/>
        </w:rPr>
        <w:fldChar w:fldCharType="end"/>
      </w:r>
      <w:r>
        <w:rPr>
          <w:lang w:val="en"/>
        </w:rPr>
        <w:t>.</w:t>
      </w:r>
    </w:p>
    <w:p w14:paraId="4A173D23" w14:textId="24C14272" w:rsidR="00F723BB" w:rsidRDefault="00F723BB" w:rsidP="00AA5EEA">
      <w:pPr>
        <w:rPr>
          <w:lang w:val="en"/>
        </w:rPr>
      </w:pPr>
      <w:r>
        <w:rPr>
          <w:noProof/>
        </w:rPr>
        <w:lastRenderedPageBreak/>
        <w:drawing>
          <wp:inline distT="0" distB="0" distL="0" distR="0" wp14:anchorId="56DE9516" wp14:editId="409EE2AE">
            <wp:extent cx="594360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1240"/>
                    </a:xfrm>
                    <a:prstGeom prst="rect">
                      <a:avLst/>
                    </a:prstGeom>
                  </pic:spPr>
                </pic:pic>
              </a:graphicData>
            </a:graphic>
          </wp:inline>
        </w:drawing>
      </w:r>
    </w:p>
    <w:p w14:paraId="251EC43E" w14:textId="37A88DD6" w:rsidR="00F723BB" w:rsidRDefault="00F723BB" w:rsidP="00F723BB">
      <w:pPr>
        <w:jc w:val="center"/>
        <w:rPr>
          <w:lang w:val="en"/>
        </w:rPr>
      </w:pPr>
      <w:r>
        <w:rPr>
          <w:lang w:val="en"/>
        </w:rPr>
        <w:t>Figure 6: “I Love You (Barney)” (Musical Song)</w:t>
      </w:r>
    </w:p>
    <w:p w14:paraId="549FF2E3" w14:textId="2C6C19F0" w:rsidR="00F52E75" w:rsidRDefault="00F52E75" w:rsidP="00F52E75">
      <w:pPr>
        <w:pStyle w:val="MTDisplayEquation"/>
      </w:pPr>
      <w:r>
        <w:tab/>
      </w:r>
      <w:r w:rsidR="006A09CC" w:rsidRPr="006A09CC">
        <w:rPr>
          <w:position w:val="-138"/>
          <w:sz w:val="20"/>
          <w:szCs w:val="20"/>
        </w:rPr>
        <w:object w:dxaOrig="4260" w:dyaOrig="2880" w14:anchorId="1D85EA72">
          <v:shape id="_x0000_i1034" type="#_x0000_t75" style="width:202.25pt;height:141.5pt" o:ole="">
            <v:imagedata r:id="rId30" o:title=""/>
          </v:shape>
          <o:OLEObject Type="Embed" ProgID="Equation.DSMT4" ShapeID="_x0000_i1034" DrawAspect="Content" ObjectID="_1643101489" r:id="rId31"/>
        </w:object>
      </w:r>
      <w:r w:rsidR="00F82C78">
        <w:rPr>
          <w:sz w:val="20"/>
          <w:szCs w:val="20"/>
        </w:rP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667165"/>
      <w:r>
        <w:instrText>(</w:instrText>
      </w:r>
      <w:r w:rsidR="00342AF6">
        <w:fldChar w:fldCharType="begin"/>
      </w:r>
      <w:r w:rsidR="00342AF6">
        <w:instrText xml:space="preserve"> SEQ MTEqn \c \* Arabic \* MERGEFORMAT </w:instrText>
      </w:r>
      <w:r w:rsidR="00342AF6">
        <w:fldChar w:fldCharType="separate"/>
      </w:r>
      <w:r w:rsidR="00603AE7">
        <w:rPr>
          <w:noProof/>
        </w:rPr>
        <w:instrText>10</w:instrText>
      </w:r>
      <w:r w:rsidR="00342AF6">
        <w:rPr>
          <w:noProof/>
        </w:rPr>
        <w:fldChar w:fldCharType="end"/>
      </w:r>
      <w:r>
        <w:instrText>)</w:instrText>
      </w:r>
      <w:bookmarkEnd w:id="6"/>
      <w:r>
        <w:fldChar w:fldCharType="end"/>
      </w:r>
    </w:p>
    <w:p w14:paraId="159852A6" w14:textId="297DDD5F" w:rsidR="00946420" w:rsidRPr="00946420" w:rsidRDefault="00946420" w:rsidP="00946420">
      <w:pPr>
        <w:rPr>
          <w:lang w:val="en"/>
        </w:rPr>
      </w:pPr>
      <w:r>
        <w:rPr>
          <w:lang w:val="en"/>
        </w:rPr>
        <w:t xml:space="preserve">The tune was recognizable and </w:t>
      </w:r>
      <w:r w:rsidR="00FF56F8">
        <w:rPr>
          <w:lang w:val="en"/>
        </w:rPr>
        <w:t>sounded the most accurate out of all three. However, there are some parts where it is not as fast as remember</w:t>
      </w:r>
      <w:r w:rsidR="002F6EB6">
        <w:rPr>
          <w:lang w:val="en"/>
        </w:rPr>
        <w:t>ed</w:t>
      </w:r>
      <w:r w:rsidR="00FF56F8">
        <w:rPr>
          <w:lang w:val="en"/>
        </w:rPr>
        <w:t xml:space="preserve">. This is due to the constant frequency, so an increase </w:t>
      </w:r>
      <w:r w:rsidR="00E75425">
        <w:rPr>
          <w:lang w:val="en"/>
        </w:rPr>
        <w:t>in</w:t>
      </w:r>
      <w:r w:rsidR="00FF56F8">
        <w:rPr>
          <w:lang w:val="en"/>
        </w:rPr>
        <w:t xml:space="preserve"> speed is not possible. This song was more recognizable than the rest </w:t>
      </w:r>
      <w:r w:rsidR="003E0DD7">
        <w:rPr>
          <w:lang w:val="en"/>
        </w:rPr>
        <w:t>since the 4</w:t>
      </w:r>
      <w:r w:rsidR="003E0DD7" w:rsidRPr="003E0DD7">
        <w:rPr>
          <w:vertAlign w:val="superscript"/>
          <w:lang w:val="en"/>
        </w:rPr>
        <w:t>th</w:t>
      </w:r>
      <w:r w:rsidR="003E0DD7">
        <w:rPr>
          <w:lang w:val="en"/>
        </w:rPr>
        <w:t xml:space="preserve"> octave is closer to the original song. The octaves are higher than that of the 4</w:t>
      </w:r>
      <w:r w:rsidR="003E0DD7" w:rsidRPr="003E0DD7">
        <w:rPr>
          <w:vertAlign w:val="superscript"/>
          <w:lang w:val="en"/>
        </w:rPr>
        <w:t>th</w:t>
      </w:r>
      <w:r w:rsidR="003E0DD7">
        <w:rPr>
          <w:lang w:val="en"/>
        </w:rPr>
        <w:t xml:space="preserve">. A spectrogram of this song is shown below in Figure </w:t>
      </w:r>
      <w:r w:rsidR="00D17D32">
        <w:rPr>
          <w:lang w:val="en"/>
        </w:rPr>
        <w:t>7</w:t>
      </w:r>
      <w:r w:rsidR="003E0DD7">
        <w:rPr>
          <w:lang w:val="en"/>
        </w:rPr>
        <w:t>.</w:t>
      </w:r>
    </w:p>
    <w:p w14:paraId="53084DFA" w14:textId="77777777" w:rsidR="00223B3C" w:rsidRDefault="00223B3C" w:rsidP="00946420">
      <w:pPr>
        <w:jc w:val="center"/>
        <w:rPr>
          <w:noProof/>
          <w:lang w:val="en"/>
        </w:rPr>
      </w:pPr>
    </w:p>
    <w:p w14:paraId="472A3DA7" w14:textId="10F2F0B0" w:rsidR="00946420" w:rsidRDefault="00223B3C" w:rsidP="00946420">
      <w:pPr>
        <w:jc w:val="center"/>
        <w:rPr>
          <w:lang w:val="en"/>
        </w:rPr>
      </w:pPr>
      <w:r w:rsidRPr="00223B3C">
        <w:rPr>
          <w:noProof/>
          <w:lang w:val="en"/>
        </w:rPr>
        <w:lastRenderedPageBreak/>
        <w:drawing>
          <wp:inline distT="0" distB="0" distL="0" distR="0" wp14:anchorId="3C8EBAEF" wp14:editId="6A13DA79">
            <wp:extent cx="5715192" cy="3991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32">
                      <a:extLst>
                        <a:ext uri="{28A0092B-C50C-407E-A947-70E740481C1C}">
                          <a14:useLocalDpi xmlns:a14="http://schemas.microsoft.com/office/drawing/2010/main" val="0"/>
                        </a:ext>
                      </a:extLst>
                    </a:blip>
                    <a:srcRect l="8161" r="5819" b="3563"/>
                    <a:stretch/>
                  </pic:blipFill>
                  <pic:spPr bwMode="auto">
                    <a:xfrm>
                      <a:off x="0" y="0"/>
                      <a:ext cx="5719106" cy="3994288"/>
                    </a:xfrm>
                    <a:prstGeom prst="rect">
                      <a:avLst/>
                    </a:prstGeom>
                    <a:noFill/>
                    <a:ln>
                      <a:noFill/>
                    </a:ln>
                    <a:extLst>
                      <a:ext uri="{53640926-AAD7-44D8-BBD7-CCE9431645EC}">
                        <a14:shadowObscured xmlns:a14="http://schemas.microsoft.com/office/drawing/2010/main"/>
                      </a:ext>
                    </a:extLst>
                  </pic:spPr>
                </pic:pic>
              </a:graphicData>
            </a:graphic>
          </wp:inline>
        </w:drawing>
      </w:r>
    </w:p>
    <w:p w14:paraId="44AEAD4E" w14:textId="3D8E32AC" w:rsidR="00946420" w:rsidRDefault="00946420" w:rsidP="00946420">
      <w:pPr>
        <w:jc w:val="center"/>
        <w:rPr>
          <w:lang w:val="en"/>
        </w:rPr>
      </w:pPr>
      <w:r>
        <w:rPr>
          <w:lang w:val="en"/>
        </w:rPr>
        <w:t xml:space="preserve">Figure </w:t>
      </w:r>
      <w:r w:rsidR="00D17D32">
        <w:rPr>
          <w:lang w:val="en"/>
        </w:rPr>
        <w:t>7</w:t>
      </w:r>
      <w:r>
        <w:rPr>
          <w:lang w:val="en"/>
        </w:rPr>
        <w:t>:</w:t>
      </w:r>
      <w:r w:rsidR="003E0DD7">
        <w:rPr>
          <w:lang w:val="en"/>
        </w:rPr>
        <w:t xml:space="preserve"> Spectrogram for “I Love You (Barney)”</w:t>
      </w:r>
    </w:p>
    <w:p w14:paraId="69E63B35" w14:textId="23C291EF" w:rsidR="005B29C4" w:rsidRDefault="00E75425" w:rsidP="005B29C4">
      <w:pPr>
        <w:rPr>
          <w:lang w:val="en"/>
        </w:rPr>
      </w:pPr>
      <w:r>
        <w:rPr>
          <w:lang w:val="en"/>
        </w:rPr>
        <w:t>Through</w:t>
      </w:r>
      <w:r w:rsidR="003E0DD7">
        <w:rPr>
          <w:lang w:val="en"/>
        </w:rPr>
        <w:t xml:space="preserve"> initial inspection of Figure</w:t>
      </w:r>
      <w:r w:rsidR="00D17D32">
        <w:rPr>
          <w:lang w:val="en"/>
        </w:rPr>
        <w:t xml:space="preserve"> 7</w:t>
      </w:r>
      <w:r w:rsidR="003E0DD7">
        <w:rPr>
          <w:lang w:val="en"/>
        </w:rPr>
        <w:t xml:space="preserve"> showing the Spectrogram for “I Love You (Barney),” this is the longest out of the three and the series of notes is still</w:t>
      </w:r>
      <w:r w:rsidR="00D17D32">
        <w:rPr>
          <w:lang w:val="en"/>
        </w:rPr>
        <w:t xml:space="preserve"> unif</w:t>
      </w:r>
      <w:r w:rsidR="003E0DD7">
        <w:rPr>
          <w:lang w:val="en"/>
        </w:rPr>
        <w:t>orm, but more complex. The other spectrograms had some consistency, but this does not. The range of frequencies is a bit under 200</w:t>
      </w:r>
      <w:r w:rsidR="00522878">
        <w:rPr>
          <w:lang w:val="en"/>
        </w:rPr>
        <w:t>.</w:t>
      </w:r>
    </w:p>
    <w:p w14:paraId="41C53683" w14:textId="2C0DE7B7" w:rsidR="00D17D32" w:rsidRDefault="00D17D32" w:rsidP="005B29C4">
      <w:pPr>
        <w:rPr>
          <w:sz w:val="28"/>
          <w:szCs w:val="24"/>
          <w:u w:val="single"/>
          <w:lang w:val="en"/>
        </w:rPr>
      </w:pPr>
      <w:r w:rsidRPr="00D17D32">
        <w:rPr>
          <w:sz w:val="28"/>
          <w:szCs w:val="24"/>
          <w:u w:val="single"/>
          <w:lang w:val="en"/>
        </w:rPr>
        <w:t>Conclusion</w:t>
      </w:r>
    </w:p>
    <w:p w14:paraId="2C7F202A" w14:textId="7E2D560A" w:rsidR="00D17D32" w:rsidRPr="00D17D32" w:rsidRDefault="00D17D32" w:rsidP="005B29C4">
      <w:pPr>
        <w:rPr>
          <w:lang w:val="en"/>
        </w:rPr>
      </w:pPr>
      <w:r w:rsidRPr="00D17D32">
        <w:rPr>
          <w:lang w:val="en"/>
        </w:rPr>
        <w:t>Overall, the notes in the 4</w:t>
      </w:r>
      <w:r w:rsidRPr="00D17D32">
        <w:rPr>
          <w:vertAlign w:val="superscript"/>
          <w:lang w:val="en"/>
        </w:rPr>
        <w:t>th</w:t>
      </w:r>
      <w:r w:rsidRPr="00D17D32">
        <w:rPr>
          <w:lang w:val="en"/>
        </w:rPr>
        <w:t xml:space="preserve"> octave were </w:t>
      </w:r>
      <w:r>
        <w:rPr>
          <w:lang w:val="en"/>
        </w:rPr>
        <w:t xml:space="preserve">successfully </w:t>
      </w:r>
      <w:r w:rsidRPr="00D17D32">
        <w:rPr>
          <w:lang w:val="en"/>
        </w:rPr>
        <w:t>synthesized</w:t>
      </w:r>
      <w:r>
        <w:rPr>
          <w:lang w:val="en"/>
        </w:rPr>
        <w:t xml:space="preserve"> using a function handler and the power spectral density was analyzed using the </w:t>
      </w:r>
      <w:r>
        <w:rPr>
          <w:rFonts w:cs="Times New Roman"/>
          <w:i/>
          <w:iCs/>
          <w:szCs w:val="24"/>
        </w:rPr>
        <w:t>periodogram</w:t>
      </w:r>
      <w:r>
        <w:rPr>
          <w:rFonts w:cs="Times New Roman"/>
          <w:i/>
          <w:iCs/>
          <w:szCs w:val="24"/>
        </w:rPr>
        <w:t xml:space="preserve"> </w:t>
      </w:r>
      <w:r>
        <w:rPr>
          <w:rFonts w:cs="Times New Roman"/>
          <w:szCs w:val="24"/>
        </w:rPr>
        <w:t>command as shown in (5).</w:t>
      </w:r>
      <w:r w:rsidR="008022EA">
        <w:rPr>
          <w:rFonts w:cs="Times New Roman"/>
          <w:szCs w:val="24"/>
        </w:rPr>
        <w:t xml:space="preserve"> After getting the notes to successfully play, they were put into an array and played. For the most part, the songs were recognizable and the main thing that made it hard was the difference in pitch. The </w:t>
      </w:r>
      <w:r w:rsidR="007D0CA9">
        <w:rPr>
          <w:rFonts w:cs="Times New Roman"/>
          <w:szCs w:val="24"/>
        </w:rPr>
        <w:t>4</w:t>
      </w:r>
      <w:r w:rsidR="007D0CA9" w:rsidRPr="007D0CA9">
        <w:rPr>
          <w:rFonts w:cs="Times New Roman"/>
          <w:szCs w:val="24"/>
          <w:vertAlign w:val="superscript"/>
        </w:rPr>
        <w:t>th</w:t>
      </w:r>
      <w:r w:rsidR="007D0CA9">
        <w:rPr>
          <w:rFonts w:cs="Times New Roman"/>
          <w:szCs w:val="24"/>
        </w:rPr>
        <w:t xml:space="preserve"> </w:t>
      </w:r>
      <w:r w:rsidR="008022EA">
        <w:rPr>
          <w:rFonts w:cs="Times New Roman"/>
          <w:szCs w:val="24"/>
        </w:rPr>
        <w:t>octave that was played in this experiment was a bit lower.</w:t>
      </w:r>
      <w:r w:rsidR="007D0CA9">
        <w:rPr>
          <w:rFonts w:cs="Times New Roman"/>
          <w:szCs w:val="24"/>
        </w:rPr>
        <w:t xml:space="preserve"> This lab also instructed the use of spectrograms, which was a new and interesting way of presenting the frequencies. </w:t>
      </w:r>
    </w:p>
    <w:p w14:paraId="407A434F" w14:textId="77777777" w:rsidR="005B29C4" w:rsidRPr="005C374C" w:rsidRDefault="005B29C4" w:rsidP="005B29C4">
      <w:pPr>
        <w:rPr>
          <w:rFonts w:cs="Times New Roman"/>
          <w:sz w:val="28"/>
          <w:szCs w:val="28"/>
          <w:u w:val="single"/>
          <w:lang w:val="en"/>
        </w:rPr>
      </w:pPr>
      <w:r w:rsidRPr="005C374C">
        <w:rPr>
          <w:rFonts w:cs="Times New Roman"/>
          <w:sz w:val="28"/>
          <w:szCs w:val="28"/>
          <w:u w:val="single"/>
          <w:lang w:val="en"/>
        </w:rPr>
        <w:t>Questions &amp; Answers</w:t>
      </w:r>
    </w:p>
    <w:p w14:paraId="5324ED54" w14:textId="560C58A6" w:rsidR="00946420" w:rsidRDefault="00A51CEF" w:rsidP="00A51CEF">
      <w:pPr>
        <w:pStyle w:val="ListParagraph"/>
        <w:numPr>
          <w:ilvl w:val="0"/>
          <w:numId w:val="7"/>
        </w:numPr>
        <w:rPr>
          <w:rFonts w:ascii="Times New Roman" w:hAnsi="Times New Roman" w:cs="Times New Roman"/>
          <w:sz w:val="24"/>
          <w:szCs w:val="24"/>
        </w:rPr>
      </w:pPr>
      <w:r w:rsidRPr="00A51CEF">
        <w:rPr>
          <w:rFonts w:ascii="Times New Roman" w:hAnsi="Times New Roman" w:cs="Times New Roman"/>
          <w:sz w:val="24"/>
          <w:szCs w:val="24"/>
        </w:rPr>
        <w:t>Given</w:t>
      </w:r>
      <w:r>
        <w:rPr>
          <w:rFonts w:ascii="Times New Roman" w:hAnsi="Times New Roman" w:cs="Times New Roman"/>
          <w:sz w:val="24"/>
          <w:szCs w:val="24"/>
        </w:rPr>
        <w:t xml:space="preserve"> the musical notes created by function handle for the general musical note (4</w:t>
      </w:r>
      <w:r w:rsidRPr="00A51CEF">
        <w:rPr>
          <w:rFonts w:ascii="Times New Roman" w:hAnsi="Times New Roman" w:cs="Times New Roman"/>
          <w:sz w:val="24"/>
          <w:szCs w:val="24"/>
          <w:vertAlign w:val="superscript"/>
        </w:rPr>
        <w:t>th</w:t>
      </w:r>
      <w:r>
        <w:rPr>
          <w:rFonts w:ascii="Times New Roman" w:hAnsi="Times New Roman" w:cs="Times New Roman"/>
          <w:sz w:val="24"/>
          <w:szCs w:val="24"/>
        </w:rPr>
        <w:t xml:space="preserve"> Octave), synthesize the musical song “Itsy-Bitsy Spider” (Figure </w:t>
      </w:r>
      <w:r w:rsidR="0001361B">
        <w:rPr>
          <w:rFonts w:ascii="Times New Roman" w:hAnsi="Times New Roman" w:cs="Times New Roman"/>
          <w:sz w:val="24"/>
          <w:szCs w:val="24"/>
        </w:rPr>
        <w:t>8</w:t>
      </w:r>
      <w:r>
        <w:rPr>
          <w:rFonts w:ascii="Times New Roman" w:hAnsi="Times New Roman" w:cs="Times New Roman"/>
          <w:sz w:val="24"/>
          <w:szCs w:val="24"/>
        </w:rPr>
        <w:t xml:space="preserve">) in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Listen to the song using </w:t>
      </w:r>
      <w:r>
        <w:rPr>
          <w:rFonts w:ascii="Times New Roman" w:hAnsi="Times New Roman" w:cs="Times New Roman"/>
          <w:i/>
          <w:iCs/>
          <w:sz w:val="24"/>
          <w:szCs w:val="24"/>
        </w:rPr>
        <w:t xml:space="preserve">sound </w:t>
      </w:r>
      <w:r>
        <w:rPr>
          <w:rFonts w:ascii="Times New Roman" w:hAnsi="Times New Roman" w:cs="Times New Roman"/>
          <w:sz w:val="24"/>
          <w:szCs w:val="24"/>
        </w:rPr>
        <w:t xml:space="preserve">command. Graph the spectrogram using the </w:t>
      </w:r>
      <w:proofErr w:type="spellStart"/>
      <w:r>
        <w:rPr>
          <w:rFonts w:ascii="Times New Roman" w:hAnsi="Times New Roman" w:cs="Times New Roman"/>
          <w:i/>
          <w:iCs/>
          <w:sz w:val="24"/>
          <w:szCs w:val="24"/>
        </w:rPr>
        <w:t>specgram</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command in a 1x1 plot. Label all appropriate quantities on the plot. Comment on the results.</w:t>
      </w:r>
    </w:p>
    <w:p w14:paraId="29216447" w14:textId="77777777" w:rsidR="00603AE7" w:rsidRDefault="00603AE7" w:rsidP="004813CA">
      <w:pPr>
        <w:ind w:left="360"/>
        <w:rPr>
          <w:rFonts w:cs="Times New Roman"/>
          <w:szCs w:val="24"/>
        </w:rPr>
      </w:pPr>
    </w:p>
    <w:p w14:paraId="0110CEF0" w14:textId="712FA82A" w:rsidR="00603AE7" w:rsidRDefault="00603AE7" w:rsidP="00603AE7">
      <w:pPr>
        <w:rPr>
          <w:lang w:val="en"/>
        </w:rPr>
      </w:pPr>
      <w:r>
        <w:rPr>
          <w:lang w:val="en"/>
        </w:rPr>
        <w:lastRenderedPageBreak/>
        <w:t>T</w:t>
      </w:r>
      <w:r>
        <w:rPr>
          <w:lang w:val="en"/>
        </w:rPr>
        <w:t>he notes for “Itsy-Bitsy Spider”</w:t>
      </w:r>
      <w:r>
        <w:rPr>
          <w:lang w:val="en"/>
        </w:rPr>
        <w:t xml:space="preserve"> </w:t>
      </w:r>
      <w:r>
        <w:rPr>
          <w:lang w:val="en"/>
        </w:rPr>
        <w:t xml:space="preserve">was extracted from Figure </w:t>
      </w:r>
      <w:r>
        <w:rPr>
          <w:lang w:val="en"/>
        </w:rPr>
        <w:t>8</w:t>
      </w:r>
      <w:r>
        <w:rPr>
          <w:lang w:val="en"/>
        </w:rPr>
        <w:t xml:space="preserve"> and defined in an array shown in line</w:t>
      </w:r>
      <w:r>
        <w:rPr>
          <w:lang w:val="en"/>
        </w:rPr>
        <w:t xml:space="preserve"> </w:t>
      </w:r>
      <w:r>
        <w:rPr>
          <w:iCs/>
          <w:lang w:val="en"/>
        </w:rPr>
        <w:fldChar w:fldCharType="begin"/>
      </w:r>
      <w:r>
        <w:rPr>
          <w:iCs/>
          <w:lang w:val="en"/>
        </w:rPr>
        <w:instrText xml:space="preserve"> GOTOBUTTON ZEqnNum327244  \* MERGEFORMAT </w:instrText>
      </w:r>
      <w:r>
        <w:rPr>
          <w:iCs/>
          <w:lang w:val="en"/>
        </w:rPr>
        <w:fldChar w:fldCharType="begin"/>
      </w:r>
      <w:r>
        <w:rPr>
          <w:iCs/>
          <w:lang w:val="en"/>
        </w:rPr>
        <w:instrText xml:space="preserve"> REF ZEqnNum327244 \* Charformat \! \* MERGEFORMAT </w:instrText>
      </w:r>
      <w:r>
        <w:rPr>
          <w:iCs/>
          <w:lang w:val="en"/>
        </w:rPr>
        <w:fldChar w:fldCharType="separate"/>
      </w:r>
      <w:r w:rsidRPr="00603AE7">
        <w:rPr>
          <w:iCs/>
          <w:lang w:val="en"/>
        </w:rPr>
        <w:instrText>(11)</w:instrText>
      </w:r>
      <w:r>
        <w:rPr>
          <w:iCs/>
          <w:lang w:val="en"/>
        </w:rPr>
        <w:fldChar w:fldCharType="end"/>
      </w:r>
      <w:r>
        <w:rPr>
          <w:iCs/>
          <w:lang w:val="en"/>
        </w:rPr>
        <w:fldChar w:fldCharType="end"/>
      </w:r>
      <w:r>
        <w:rPr>
          <w:lang w:val="en"/>
        </w:rPr>
        <w:t>.</w:t>
      </w:r>
    </w:p>
    <w:p w14:paraId="5E700813" w14:textId="723CFF77" w:rsidR="007D0CA9" w:rsidRDefault="007D0CA9" w:rsidP="004813CA">
      <w:pPr>
        <w:ind w:left="360"/>
        <w:rPr>
          <w:rFonts w:cs="Times New Roman"/>
          <w:szCs w:val="24"/>
        </w:rPr>
      </w:pPr>
      <w:r>
        <w:rPr>
          <w:noProof/>
        </w:rPr>
        <w:drawing>
          <wp:inline distT="0" distB="0" distL="0" distR="0" wp14:anchorId="1EB9FA2D" wp14:editId="33273222">
            <wp:extent cx="5943600" cy="3553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3460"/>
                    </a:xfrm>
                    <a:prstGeom prst="rect">
                      <a:avLst/>
                    </a:prstGeom>
                  </pic:spPr>
                </pic:pic>
              </a:graphicData>
            </a:graphic>
          </wp:inline>
        </w:drawing>
      </w:r>
    </w:p>
    <w:p w14:paraId="00B146F0" w14:textId="5E03E8A4" w:rsidR="007D0CA9" w:rsidRPr="007D0CA9" w:rsidRDefault="007D0CA9" w:rsidP="007D0CA9">
      <w:pPr>
        <w:jc w:val="center"/>
        <w:rPr>
          <w:lang w:val="en"/>
        </w:rPr>
      </w:pPr>
      <w:r>
        <w:rPr>
          <w:lang w:val="en"/>
        </w:rPr>
        <w:t xml:space="preserve">Figure </w:t>
      </w:r>
      <w:r>
        <w:rPr>
          <w:lang w:val="en"/>
        </w:rPr>
        <w:t>8</w:t>
      </w:r>
      <w:r>
        <w:rPr>
          <w:lang w:val="en"/>
        </w:rPr>
        <w:t>: “</w:t>
      </w:r>
      <w:r>
        <w:rPr>
          <w:lang w:val="en"/>
        </w:rPr>
        <w:t>Itsy-Bitsy Spider</w:t>
      </w:r>
      <w:r>
        <w:rPr>
          <w:lang w:val="en"/>
        </w:rPr>
        <w:t>” (Musical Song)</w:t>
      </w:r>
    </w:p>
    <w:p w14:paraId="6CA1A717" w14:textId="66D1BE58" w:rsidR="00522878" w:rsidRDefault="00522878" w:rsidP="00522878">
      <w:pPr>
        <w:pStyle w:val="MTDisplayEquation"/>
      </w:pPr>
      <w:r>
        <w:tab/>
      </w:r>
      <w:r w:rsidR="004813CA" w:rsidRPr="004813CA">
        <w:rPr>
          <w:position w:val="-138"/>
        </w:rPr>
        <w:object w:dxaOrig="3140" w:dyaOrig="2880" w14:anchorId="7F131C27">
          <v:shape id="_x0000_i1035" type="#_x0000_t75" style="width:157.15pt;height:2in" o:ole="">
            <v:imagedata r:id="rId34" o:title=""/>
          </v:shape>
          <o:OLEObject Type="Embed" ProgID="Equation.DSMT4" ShapeID="_x0000_i1035" DrawAspect="Content" ObjectID="_1643101490" r:id="rId35"/>
        </w:object>
      </w:r>
      <w:r w:rsidR="003F44D8">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327244"/>
      <w:r>
        <w:instrText>(</w:instrText>
      </w:r>
      <w:r w:rsidR="00342AF6">
        <w:fldChar w:fldCharType="begin"/>
      </w:r>
      <w:r w:rsidR="00342AF6">
        <w:instrText xml:space="preserve"> SEQ MTEqn \c \* Arabic \* MERGEFORMAT </w:instrText>
      </w:r>
      <w:r w:rsidR="00342AF6">
        <w:fldChar w:fldCharType="separate"/>
      </w:r>
      <w:r w:rsidR="00603AE7">
        <w:rPr>
          <w:noProof/>
        </w:rPr>
        <w:instrText>11</w:instrText>
      </w:r>
      <w:r w:rsidR="00342AF6">
        <w:rPr>
          <w:noProof/>
        </w:rPr>
        <w:fldChar w:fldCharType="end"/>
      </w:r>
      <w:r>
        <w:instrText>)</w:instrText>
      </w:r>
      <w:bookmarkEnd w:id="7"/>
      <w:r>
        <w:fldChar w:fldCharType="end"/>
      </w:r>
    </w:p>
    <w:p w14:paraId="27D908EF" w14:textId="0804A3A7" w:rsidR="003F44D8" w:rsidRPr="003F44D8" w:rsidRDefault="003F44D8" w:rsidP="003F44D8">
      <w:pPr>
        <w:rPr>
          <w:lang w:val="en"/>
        </w:rPr>
      </w:pPr>
      <w:r>
        <w:rPr>
          <w:lang w:val="en"/>
        </w:rPr>
        <w:t>While listening to the song, it had hard to recognize this song as the “Itsy-Bitsy Spider” because it does not have the pauses nor are the notes choppy when the song is sung</w:t>
      </w:r>
      <w:bookmarkStart w:id="8" w:name="_GoBack"/>
      <w:bookmarkEnd w:id="8"/>
      <w:r>
        <w:rPr>
          <w:lang w:val="en"/>
        </w:rPr>
        <w:t xml:space="preserve">. </w:t>
      </w:r>
      <w:r w:rsidR="007D0CA9">
        <w:rPr>
          <w:lang w:val="en"/>
        </w:rPr>
        <w:t>It’s</w:t>
      </w:r>
      <w:r>
        <w:rPr>
          <w:lang w:val="en"/>
        </w:rPr>
        <w:t xml:space="preserve"> hard to recognize the song without the words, but the octave is like what it usually is. The spectrogram for this song was then created and is shown below.</w:t>
      </w:r>
    </w:p>
    <w:p w14:paraId="56C7DE0E" w14:textId="5D13A406" w:rsidR="004813CA" w:rsidRDefault="00223B3C" w:rsidP="004813CA">
      <w:pPr>
        <w:jc w:val="center"/>
        <w:rPr>
          <w:lang w:val="en"/>
        </w:rPr>
      </w:pPr>
      <w:r w:rsidRPr="00223B3C">
        <w:rPr>
          <w:noProof/>
          <w:lang w:val="en"/>
        </w:rPr>
        <w:lastRenderedPageBreak/>
        <w:drawing>
          <wp:inline distT="0" distB="0" distL="0" distR="0" wp14:anchorId="1EA2BD9C" wp14:editId="39F58D25">
            <wp:extent cx="5653730" cy="447658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6">
                      <a:extLst>
                        <a:ext uri="{28A0092B-C50C-407E-A947-70E740481C1C}">
                          <a14:useLocalDpi xmlns:a14="http://schemas.microsoft.com/office/drawing/2010/main" val="0"/>
                        </a:ext>
                      </a:extLst>
                    </a:blip>
                    <a:srcRect l="7625" r="8897" b="3181"/>
                    <a:stretch/>
                  </pic:blipFill>
                  <pic:spPr bwMode="auto">
                    <a:xfrm>
                      <a:off x="0" y="0"/>
                      <a:ext cx="5659242" cy="4480948"/>
                    </a:xfrm>
                    <a:prstGeom prst="rect">
                      <a:avLst/>
                    </a:prstGeom>
                    <a:noFill/>
                    <a:ln>
                      <a:noFill/>
                    </a:ln>
                    <a:extLst>
                      <a:ext uri="{53640926-AAD7-44D8-BBD7-CCE9431645EC}">
                        <a14:shadowObscured xmlns:a14="http://schemas.microsoft.com/office/drawing/2010/main"/>
                      </a:ext>
                    </a:extLst>
                  </pic:spPr>
                </pic:pic>
              </a:graphicData>
            </a:graphic>
          </wp:inline>
        </w:drawing>
      </w:r>
    </w:p>
    <w:p w14:paraId="7DAAD341" w14:textId="6757FEDC" w:rsidR="004813CA" w:rsidRDefault="004813CA" w:rsidP="004813CA">
      <w:pPr>
        <w:jc w:val="center"/>
        <w:rPr>
          <w:lang w:val="en"/>
        </w:rPr>
      </w:pPr>
      <w:r>
        <w:rPr>
          <w:lang w:val="en"/>
        </w:rPr>
        <w:t xml:space="preserve">Figure </w:t>
      </w:r>
      <w:r w:rsidR="007D0CA9">
        <w:rPr>
          <w:lang w:val="en"/>
        </w:rPr>
        <w:t>9</w:t>
      </w:r>
      <w:r>
        <w:rPr>
          <w:lang w:val="en"/>
        </w:rPr>
        <w:t xml:space="preserve">: </w:t>
      </w:r>
      <w:r w:rsidR="003F44D8">
        <w:rPr>
          <w:lang w:val="en"/>
        </w:rPr>
        <w:t>Spectrogram for “Itsy Bitsy Spider”</w:t>
      </w:r>
    </w:p>
    <w:p w14:paraId="26359E55" w14:textId="5E8005CA" w:rsidR="003F44D8" w:rsidRPr="004813CA" w:rsidRDefault="003F44D8" w:rsidP="003F44D8">
      <w:pPr>
        <w:rPr>
          <w:lang w:val="en"/>
        </w:rPr>
      </w:pPr>
      <w:r>
        <w:rPr>
          <w:lang w:val="en"/>
        </w:rPr>
        <w:t xml:space="preserve">Through visual inspection of the spectrogram for the “Itsy Bitsy Spider” in Figure </w:t>
      </w:r>
      <w:r w:rsidR="0001361B">
        <w:rPr>
          <w:lang w:val="en"/>
        </w:rPr>
        <w:t>9</w:t>
      </w:r>
      <w:r>
        <w:rPr>
          <w:lang w:val="en"/>
        </w:rPr>
        <w:t xml:space="preserve">, the song lasted about 23 seconds with a range of 150 Hz. The series of notes does not seem to have a certain pattern, but there are many notes playing just below 350 Hz (note E). </w:t>
      </w:r>
    </w:p>
    <w:p w14:paraId="6D1D547B" w14:textId="77777777" w:rsidR="00522878" w:rsidRDefault="00522878" w:rsidP="00522878">
      <w:pPr>
        <w:pStyle w:val="ListParagraph"/>
        <w:rPr>
          <w:rFonts w:ascii="Times New Roman" w:hAnsi="Times New Roman" w:cs="Times New Roman"/>
          <w:sz w:val="24"/>
          <w:szCs w:val="24"/>
        </w:rPr>
      </w:pPr>
    </w:p>
    <w:p w14:paraId="2048690F" w14:textId="77777777" w:rsidR="00A51CEF" w:rsidRDefault="00A51CEF" w:rsidP="00A51CEF">
      <w:pPr>
        <w:pStyle w:val="ListParagraph"/>
        <w:rPr>
          <w:rFonts w:ascii="Times New Roman" w:hAnsi="Times New Roman" w:cs="Times New Roman"/>
          <w:sz w:val="24"/>
          <w:szCs w:val="24"/>
        </w:rPr>
      </w:pPr>
    </w:p>
    <w:p w14:paraId="1C845888" w14:textId="6E63B208" w:rsidR="00A51CEF" w:rsidRDefault="00A51CEF" w:rsidP="00A51CEF">
      <w:pPr>
        <w:pStyle w:val="ListParagraph"/>
        <w:numPr>
          <w:ilvl w:val="0"/>
          <w:numId w:val="7"/>
        </w:numPr>
        <w:rPr>
          <w:rFonts w:ascii="Times New Roman" w:hAnsi="Times New Roman" w:cs="Times New Roman"/>
          <w:sz w:val="24"/>
          <w:szCs w:val="24"/>
        </w:rPr>
      </w:pPr>
      <w:r w:rsidRPr="00A51CEF">
        <w:rPr>
          <w:rFonts w:ascii="Times New Roman" w:hAnsi="Times New Roman" w:cs="Times New Roman"/>
          <w:sz w:val="24"/>
          <w:szCs w:val="24"/>
        </w:rPr>
        <w:t>Given</w:t>
      </w:r>
      <w:r>
        <w:rPr>
          <w:rFonts w:ascii="Times New Roman" w:hAnsi="Times New Roman" w:cs="Times New Roman"/>
          <w:sz w:val="24"/>
          <w:szCs w:val="24"/>
        </w:rPr>
        <w:t xml:space="preserve"> the musical notes created by function handle for the general musical note (4</w:t>
      </w:r>
      <w:r w:rsidRPr="00A51CEF">
        <w:rPr>
          <w:rFonts w:ascii="Times New Roman" w:hAnsi="Times New Roman" w:cs="Times New Roman"/>
          <w:sz w:val="24"/>
          <w:szCs w:val="24"/>
          <w:vertAlign w:val="superscript"/>
        </w:rPr>
        <w:t>th</w:t>
      </w:r>
      <w:r>
        <w:rPr>
          <w:rFonts w:ascii="Times New Roman" w:hAnsi="Times New Roman" w:cs="Times New Roman"/>
          <w:sz w:val="24"/>
          <w:szCs w:val="24"/>
        </w:rPr>
        <w:t xml:space="preserve"> Octave), synthesize the musical song “London Bridge” (Figure </w:t>
      </w:r>
      <w:r w:rsidR="0001361B">
        <w:rPr>
          <w:rFonts w:ascii="Times New Roman" w:hAnsi="Times New Roman" w:cs="Times New Roman"/>
          <w:sz w:val="24"/>
          <w:szCs w:val="24"/>
        </w:rPr>
        <w:t>10</w:t>
      </w:r>
      <w:r>
        <w:rPr>
          <w:rFonts w:ascii="Times New Roman" w:hAnsi="Times New Roman" w:cs="Times New Roman"/>
          <w:sz w:val="24"/>
          <w:szCs w:val="24"/>
        </w:rPr>
        <w:t xml:space="preserve">) in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Listen to the song using </w:t>
      </w:r>
      <w:r>
        <w:rPr>
          <w:rFonts w:ascii="Times New Roman" w:hAnsi="Times New Roman" w:cs="Times New Roman"/>
          <w:i/>
          <w:iCs/>
          <w:sz w:val="24"/>
          <w:szCs w:val="24"/>
        </w:rPr>
        <w:t xml:space="preserve">sound </w:t>
      </w:r>
      <w:r>
        <w:rPr>
          <w:rFonts w:ascii="Times New Roman" w:hAnsi="Times New Roman" w:cs="Times New Roman"/>
          <w:sz w:val="24"/>
          <w:szCs w:val="24"/>
        </w:rPr>
        <w:t xml:space="preserve">command. Graph the spectrogram using the </w:t>
      </w:r>
      <w:proofErr w:type="spellStart"/>
      <w:r>
        <w:rPr>
          <w:rFonts w:ascii="Times New Roman" w:hAnsi="Times New Roman" w:cs="Times New Roman"/>
          <w:i/>
          <w:iCs/>
          <w:sz w:val="24"/>
          <w:szCs w:val="24"/>
        </w:rPr>
        <w:t>specgram</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command in a 1x1 plot. Label all appropriate quantities on the plot. Comment on the results.</w:t>
      </w:r>
    </w:p>
    <w:p w14:paraId="01B1C79C" w14:textId="77777777" w:rsidR="00603AE7" w:rsidRDefault="00603AE7" w:rsidP="00603AE7">
      <w:pPr>
        <w:pStyle w:val="ListParagraph"/>
        <w:rPr>
          <w:rFonts w:ascii="Times New Roman" w:hAnsi="Times New Roman" w:cs="Times New Roman"/>
          <w:sz w:val="24"/>
          <w:szCs w:val="24"/>
        </w:rPr>
      </w:pPr>
    </w:p>
    <w:p w14:paraId="01888BB1" w14:textId="60A3D992" w:rsidR="00603AE7" w:rsidRDefault="00603AE7" w:rsidP="00603AE7">
      <w:pPr>
        <w:rPr>
          <w:lang w:val="en"/>
        </w:rPr>
      </w:pPr>
      <w:r>
        <w:rPr>
          <w:lang w:val="en"/>
        </w:rPr>
        <w:t xml:space="preserve">The notes for “London Bridge” was extracted from Figure </w:t>
      </w:r>
      <w:r>
        <w:rPr>
          <w:lang w:val="en"/>
        </w:rPr>
        <w:t>10</w:t>
      </w:r>
      <w:r>
        <w:rPr>
          <w:lang w:val="en"/>
        </w:rPr>
        <w:t xml:space="preserve"> and defined in an array shown in line</w:t>
      </w:r>
      <w:r>
        <w:rPr>
          <w:iCs/>
          <w:lang w:val="en"/>
        </w:rPr>
        <w:t xml:space="preserve"> </w:t>
      </w:r>
      <w:r>
        <w:rPr>
          <w:lang w:val="en"/>
        </w:rPr>
        <w:fldChar w:fldCharType="begin"/>
      </w:r>
      <w:r>
        <w:rPr>
          <w:lang w:val="en"/>
        </w:rPr>
        <w:instrText xml:space="preserve"> GOTOBUTTON ZEqnNum870036  \* MERGEFORMAT </w:instrText>
      </w:r>
      <w:r>
        <w:rPr>
          <w:lang w:val="en"/>
        </w:rPr>
        <w:fldChar w:fldCharType="begin"/>
      </w:r>
      <w:r>
        <w:rPr>
          <w:lang w:val="en"/>
        </w:rPr>
        <w:instrText xml:space="preserve"> REF ZEqnNum870036 \* Charformat \! \* MERGEFORMAT </w:instrText>
      </w:r>
      <w:r>
        <w:rPr>
          <w:lang w:val="en"/>
        </w:rPr>
        <w:fldChar w:fldCharType="separate"/>
      </w:r>
      <w:r w:rsidRPr="00603AE7">
        <w:rPr>
          <w:lang w:val="en"/>
        </w:rPr>
        <w:instrText>(12)</w:instrText>
      </w:r>
      <w:r>
        <w:rPr>
          <w:lang w:val="en"/>
        </w:rPr>
        <w:fldChar w:fldCharType="end"/>
      </w:r>
      <w:r>
        <w:rPr>
          <w:lang w:val="en"/>
        </w:rPr>
        <w:fldChar w:fldCharType="end"/>
      </w:r>
      <w:r>
        <w:rPr>
          <w:lang w:val="en"/>
        </w:rPr>
        <w:t>.</w:t>
      </w:r>
    </w:p>
    <w:p w14:paraId="68231AF6" w14:textId="2FF51DC9" w:rsidR="007D0CA9" w:rsidRDefault="007D0CA9" w:rsidP="004813CA">
      <w:pPr>
        <w:ind w:left="360"/>
        <w:rPr>
          <w:rFonts w:cs="Times New Roman"/>
          <w:szCs w:val="24"/>
        </w:rPr>
      </w:pPr>
      <w:r>
        <w:rPr>
          <w:noProof/>
        </w:rPr>
        <w:lastRenderedPageBreak/>
        <w:drawing>
          <wp:inline distT="0" distB="0" distL="0" distR="0" wp14:anchorId="660185D6" wp14:editId="70A61EB6">
            <wp:extent cx="5943600" cy="3574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4415"/>
                    </a:xfrm>
                    <a:prstGeom prst="rect">
                      <a:avLst/>
                    </a:prstGeom>
                  </pic:spPr>
                </pic:pic>
              </a:graphicData>
            </a:graphic>
          </wp:inline>
        </w:drawing>
      </w:r>
    </w:p>
    <w:p w14:paraId="6984709F" w14:textId="4CA590F5" w:rsidR="007D0CA9" w:rsidRPr="007D0CA9" w:rsidRDefault="007D0CA9" w:rsidP="007D0CA9">
      <w:pPr>
        <w:jc w:val="center"/>
        <w:rPr>
          <w:lang w:val="en"/>
        </w:rPr>
      </w:pPr>
      <w:r>
        <w:rPr>
          <w:lang w:val="en"/>
        </w:rPr>
        <w:t xml:space="preserve">Figure </w:t>
      </w:r>
      <w:r>
        <w:rPr>
          <w:lang w:val="en"/>
        </w:rPr>
        <w:t>10</w:t>
      </w:r>
      <w:r>
        <w:rPr>
          <w:lang w:val="en"/>
        </w:rPr>
        <w:t>: “</w:t>
      </w:r>
      <w:r>
        <w:rPr>
          <w:lang w:val="en"/>
        </w:rPr>
        <w:t>London Bridge</w:t>
      </w:r>
      <w:r>
        <w:rPr>
          <w:lang w:val="en"/>
        </w:rPr>
        <w:t>” (Musical Song)</w:t>
      </w:r>
    </w:p>
    <w:p w14:paraId="1B7BB649" w14:textId="7BC8A42F" w:rsidR="004813CA" w:rsidRDefault="004813CA" w:rsidP="004813CA">
      <w:pPr>
        <w:pStyle w:val="MTDisplayEquation"/>
      </w:pPr>
      <w:r>
        <w:tab/>
      </w:r>
      <w:r w:rsidRPr="004813CA">
        <w:rPr>
          <w:position w:val="-138"/>
        </w:rPr>
        <w:object w:dxaOrig="3140" w:dyaOrig="2880" w14:anchorId="58A8DD6D">
          <v:shape id="_x0000_i1036" type="#_x0000_t75" style="width:157.15pt;height:2in" o:ole="">
            <v:imagedata r:id="rId38" o:title=""/>
          </v:shape>
          <o:OLEObject Type="Embed" ProgID="Equation.DSMT4" ShapeID="_x0000_i1036" DrawAspect="Content" ObjectID="_1643101491"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70036"/>
      <w:r>
        <w:instrText>(</w:instrText>
      </w:r>
      <w:r w:rsidR="00342AF6">
        <w:fldChar w:fldCharType="begin"/>
      </w:r>
      <w:r w:rsidR="00342AF6">
        <w:instrText xml:space="preserve"> SEQ MTEqn \c \* Arabic \* MERGEFORMAT </w:instrText>
      </w:r>
      <w:r w:rsidR="00342AF6">
        <w:fldChar w:fldCharType="separate"/>
      </w:r>
      <w:r w:rsidR="00603AE7">
        <w:rPr>
          <w:noProof/>
        </w:rPr>
        <w:instrText>12</w:instrText>
      </w:r>
      <w:r w:rsidR="00342AF6">
        <w:rPr>
          <w:noProof/>
        </w:rPr>
        <w:fldChar w:fldCharType="end"/>
      </w:r>
      <w:r>
        <w:instrText>)</w:instrText>
      </w:r>
      <w:bookmarkEnd w:id="9"/>
      <w:r>
        <w:fldChar w:fldCharType="end"/>
      </w:r>
    </w:p>
    <w:p w14:paraId="31434D7A" w14:textId="080D871B" w:rsidR="003F44D8" w:rsidRPr="003F44D8" w:rsidRDefault="003F44D8" w:rsidP="003F44D8">
      <w:pPr>
        <w:rPr>
          <w:lang w:val="en"/>
        </w:rPr>
      </w:pPr>
      <w:r>
        <w:rPr>
          <w:lang w:val="en"/>
        </w:rPr>
        <w:t xml:space="preserve">The synthesized tune is immediately </w:t>
      </w:r>
      <w:r w:rsidR="002F6EB6">
        <w:rPr>
          <w:lang w:val="en"/>
        </w:rPr>
        <w:t>recognized to be “London Bridge.”</w:t>
      </w:r>
      <w:r>
        <w:rPr>
          <w:lang w:val="en"/>
        </w:rPr>
        <w:t xml:space="preserve"> </w:t>
      </w:r>
      <w:r w:rsidR="002F6EB6">
        <w:rPr>
          <w:lang w:val="en"/>
        </w:rPr>
        <w:t>T</w:t>
      </w:r>
      <w:r>
        <w:rPr>
          <w:lang w:val="en"/>
        </w:rPr>
        <w:t>he notes sound accurate</w:t>
      </w:r>
      <w:r w:rsidR="002F6EB6">
        <w:rPr>
          <w:lang w:val="en"/>
        </w:rPr>
        <w:t xml:space="preserve"> but are at a slightly lower pitch. The song also went a fit faster, but that is because of the absence of pauses at the end of each line. It is also a bit hard to elongate the notes </w:t>
      </w:r>
      <w:r w:rsidR="00E75425">
        <w:rPr>
          <w:lang w:val="en"/>
        </w:rPr>
        <w:t>in</w:t>
      </w:r>
      <w:r w:rsidR="002F6EB6">
        <w:rPr>
          <w:lang w:val="en"/>
        </w:rPr>
        <w:t xml:space="preserve"> certain parts. The spectrogram for “London Bridge” was then graphed and showed below.</w:t>
      </w:r>
    </w:p>
    <w:p w14:paraId="391E3C9E" w14:textId="77777777" w:rsidR="00223B3C" w:rsidRDefault="00223B3C" w:rsidP="004813CA">
      <w:pPr>
        <w:jc w:val="center"/>
        <w:rPr>
          <w:noProof/>
          <w:lang w:val="en"/>
        </w:rPr>
      </w:pPr>
    </w:p>
    <w:p w14:paraId="1478E11E" w14:textId="3112CBB9" w:rsidR="004813CA" w:rsidRPr="004813CA" w:rsidRDefault="00223B3C" w:rsidP="004813CA">
      <w:pPr>
        <w:jc w:val="center"/>
        <w:rPr>
          <w:lang w:val="en"/>
        </w:rPr>
      </w:pPr>
      <w:r w:rsidRPr="00223B3C">
        <w:rPr>
          <w:noProof/>
          <w:lang w:val="en"/>
        </w:rPr>
        <w:lastRenderedPageBreak/>
        <w:drawing>
          <wp:inline distT="0" distB="0" distL="0" distR="0" wp14:anchorId="53FD95E2" wp14:editId="5F2BCF9E">
            <wp:extent cx="5526943" cy="45560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40">
                      <a:extLst>
                        <a:ext uri="{28A0092B-C50C-407E-A947-70E740481C1C}">
                          <a14:useLocalDpi xmlns:a14="http://schemas.microsoft.com/office/drawing/2010/main" val="0"/>
                        </a:ext>
                      </a:extLst>
                    </a:blip>
                    <a:srcRect l="7722" r="9299" b="4268"/>
                    <a:stretch/>
                  </pic:blipFill>
                  <pic:spPr bwMode="auto">
                    <a:xfrm>
                      <a:off x="0" y="0"/>
                      <a:ext cx="5533801" cy="4561751"/>
                    </a:xfrm>
                    <a:prstGeom prst="rect">
                      <a:avLst/>
                    </a:prstGeom>
                    <a:noFill/>
                    <a:ln>
                      <a:noFill/>
                    </a:ln>
                    <a:extLst>
                      <a:ext uri="{53640926-AAD7-44D8-BBD7-CCE9431645EC}">
                        <a14:shadowObscured xmlns:a14="http://schemas.microsoft.com/office/drawing/2010/main"/>
                      </a:ext>
                    </a:extLst>
                  </pic:spPr>
                </pic:pic>
              </a:graphicData>
            </a:graphic>
          </wp:inline>
        </w:drawing>
      </w:r>
    </w:p>
    <w:p w14:paraId="68A09B55" w14:textId="7DFCE066" w:rsidR="00A51CEF" w:rsidRDefault="004813CA" w:rsidP="004813CA">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Figure </w:t>
      </w:r>
      <w:r w:rsidR="0001361B">
        <w:rPr>
          <w:rFonts w:ascii="Times New Roman" w:hAnsi="Times New Roman" w:cs="Times New Roman"/>
          <w:sz w:val="24"/>
          <w:szCs w:val="24"/>
        </w:rPr>
        <w:t>11</w:t>
      </w:r>
      <w:r>
        <w:rPr>
          <w:rFonts w:ascii="Times New Roman" w:hAnsi="Times New Roman" w:cs="Times New Roman"/>
          <w:sz w:val="24"/>
          <w:szCs w:val="24"/>
        </w:rPr>
        <w:t xml:space="preserve">: </w:t>
      </w:r>
      <w:r w:rsidR="002F6EB6">
        <w:rPr>
          <w:rFonts w:ascii="Times New Roman" w:hAnsi="Times New Roman" w:cs="Times New Roman"/>
          <w:sz w:val="24"/>
          <w:szCs w:val="24"/>
        </w:rPr>
        <w:t>Spectrogram for “London Bridge”</w:t>
      </w:r>
    </w:p>
    <w:p w14:paraId="37D2B390" w14:textId="3A1B8DEF" w:rsidR="002F6EB6" w:rsidRPr="002F6EB6" w:rsidRDefault="002F6EB6" w:rsidP="002F6EB6">
      <w:pPr>
        <w:rPr>
          <w:rFonts w:cs="Times New Roman"/>
          <w:szCs w:val="24"/>
          <w:u w:val="single"/>
        </w:rPr>
      </w:pPr>
      <w:r w:rsidRPr="002F6EB6">
        <w:rPr>
          <w:rFonts w:cs="Times New Roman"/>
          <w:szCs w:val="24"/>
        </w:rPr>
        <w:t xml:space="preserve">The spectrogram for Figure </w:t>
      </w:r>
      <w:r w:rsidR="0001361B">
        <w:rPr>
          <w:rFonts w:cs="Times New Roman"/>
          <w:szCs w:val="24"/>
        </w:rPr>
        <w:t>11</w:t>
      </w:r>
      <w:r w:rsidRPr="002F6EB6">
        <w:rPr>
          <w:rFonts w:cs="Times New Roman"/>
          <w:szCs w:val="24"/>
        </w:rPr>
        <w:t xml:space="preserve"> of ‘London Bridge” </w:t>
      </w:r>
      <w:r w:rsidR="005A546C">
        <w:rPr>
          <w:rFonts w:cs="Times New Roman"/>
          <w:szCs w:val="24"/>
        </w:rPr>
        <w:t>lasted for about 24 seconds</w:t>
      </w:r>
      <w:r w:rsidRPr="002F6EB6">
        <w:rPr>
          <w:rFonts w:cs="Times New Roman"/>
          <w:szCs w:val="24"/>
        </w:rPr>
        <w:t xml:space="preserve"> and has a range of </w:t>
      </w:r>
      <w:r>
        <w:rPr>
          <w:rFonts w:cs="Times New Roman"/>
          <w:szCs w:val="24"/>
        </w:rPr>
        <w:t xml:space="preserve">about 200 Hz. </w:t>
      </w:r>
      <w:r w:rsidR="005A546C">
        <w:rPr>
          <w:rFonts w:cs="Times New Roman"/>
          <w:szCs w:val="24"/>
        </w:rPr>
        <w:t>The series of notes looks periodic and looks very similar to a sinusoidal wave.</w:t>
      </w:r>
    </w:p>
    <w:sectPr w:rsidR="002F6EB6" w:rsidRPr="002F6E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844B0"/>
    <w:multiLevelType w:val="hybridMultilevel"/>
    <w:tmpl w:val="7E5E3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C61EA"/>
    <w:multiLevelType w:val="hybridMultilevel"/>
    <w:tmpl w:val="438E3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27F16"/>
    <w:multiLevelType w:val="hybridMultilevel"/>
    <w:tmpl w:val="91EA4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323D18"/>
    <w:multiLevelType w:val="hybridMultilevel"/>
    <w:tmpl w:val="E8906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35364"/>
    <w:multiLevelType w:val="hybridMultilevel"/>
    <w:tmpl w:val="4EB0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DA698D"/>
    <w:multiLevelType w:val="hybridMultilevel"/>
    <w:tmpl w:val="DE947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292B65"/>
    <w:multiLevelType w:val="hybridMultilevel"/>
    <w:tmpl w:val="C4129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5"/>
  </w:num>
  <w:num w:numId="5">
    <w:abstractNumId w:val="3"/>
  </w:num>
  <w:num w:numId="6">
    <w:abstractNumId w:val="4"/>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 Than">
    <w15:presenceInfo w15:providerId="AD" w15:userId="S::wint@msoe.edu::9330ffa4-b1b0-4d80-81f5-183b2f2dd9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xNDKzMDA0tjQzMDFT0lEKTi0uzszPAykwqQUAXqSSziwAAAA="/>
  </w:docVars>
  <w:rsids>
    <w:rsidRoot w:val="00334F26"/>
    <w:rsid w:val="0001361B"/>
    <w:rsid w:val="000F6F60"/>
    <w:rsid w:val="00142207"/>
    <w:rsid w:val="001C30BE"/>
    <w:rsid w:val="00220B0E"/>
    <w:rsid w:val="00223B3C"/>
    <w:rsid w:val="002335C6"/>
    <w:rsid w:val="002B3D76"/>
    <w:rsid w:val="002F52B0"/>
    <w:rsid w:val="002F6EB6"/>
    <w:rsid w:val="00334F26"/>
    <w:rsid w:val="00342AF6"/>
    <w:rsid w:val="003E0DD7"/>
    <w:rsid w:val="003F44D8"/>
    <w:rsid w:val="004813CA"/>
    <w:rsid w:val="00522878"/>
    <w:rsid w:val="005A1FCC"/>
    <w:rsid w:val="005A546C"/>
    <w:rsid w:val="005B29C4"/>
    <w:rsid w:val="00603AE7"/>
    <w:rsid w:val="006133DB"/>
    <w:rsid w:val="006470DC"/>
    <w:rsid w:val="00662C40"/>
    <w:rsid w:val="006951BC"/>
    <w:rsid w:val="006A09CC"/>
    <w:rsid w:val="006F5F74"/>
    <w:rsid w:val="00741332"/>
    <w:rsid w:val="00773ED3"/>
    <w:rsid w:val="0079775F"/>
    <w:rsid w:val="007D057C"/>
    <w:rsid w:val="007D0CA9"/>
    <w:rsid w:val="008022EA"/>
    <w:rsid w:val="00884BBA"/>
    <w:rsid w:val="0091036A"/>
    <w:rsid w:val="00946420"/>
    <w:rsid w:val="0098081A"/>
    <w:rsid w:val="009E6E04"/>
    <w:rsid w:val="009F5028"/>
    <w:rsid w:val="00A14E1C"/>
    <w:rsid w:val="00A51CEF"/>
    <w:rsid w:val="00AA5EEA"/>
    <w:rsid w:val="00AB4613"/>
    <w:rsid w:val="00AD3AFA"/>
    <w:rsid w:val="00B27F5D"/>
    <w:rsid w:val="00BE376D"/>
    <w:rsid w:val="00BF23A3"/>
    <w:rsid w:val="00BF2CDB"/>
    <w:rsid w:val="00D17D32"/>
    <w:rsid w:val="00D20C37"/>
    <w:rsid w:val="00DD3FFA"/>
    <w:rsid w:val="00E75425"/>
    <w:rsid w:val="00F14D53"/>
    <w:rsid w:val="00F52E75"/>
    <w:rsid w:val="00F723BB"/>
    <w:rsid w:val="00F82C78"/>
    <w:rsid w:val="00FA4748"/>
    <w:rsid w:val="00FE3932"/>
    <w:rsid w:val="00FF5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D6E16"/>
  <w15:chartTrackingRefBased/>
  <w15:docId w15:val="{45D44913-4A7A-46D2-861B-85C962DA5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bCs/>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4F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34F26"/>
    <w:pPr>
      <w:keepNext/>
      <w:keepLines/>
      <w:spacing w:after="320" w:line="276" w:lineRule="auto"/>
    </w:pPr>
    <w:rPr>
      <w:rFonts w:ascii="Arial" w:eastAsia="Arial" w:hAnsi="Arial" w:cs="Arial"/>
      <w:bCs w:val="0"/>
      <w:color w:val="666666"/>
      <w:sz w:val="30"/>
      <w:szCs w:val="30"/>
      <w:lang w:val="en"/>
    </w:rPr>
  </w:style>
  <w:style w:type="character" w:customStyle="1" w:styleId="SubtitleChar">
    <w:name w:val="Subtitle Char"/>
    <w:basedOn w:val="DefaultParagraphFont"/>
    <w:link w:val="Subtitle"/>
    <w:uiPriority w:val="11"/>
    <w:rsid w:val="00334F26"/>
    <w:rPr>
      <w:rFonts w:ascii="Arial" w:eastAsia="Arial" w:hAnsi="Arial" w:cs="Arial"/>
      <w:bCs w:val="0"/>
      <w:color w:val="666666"/>
      <w:sz w:val="30"/>
      <w:szCs w:val="30"/>
      <w:lang w:val="en"/>
    </w:rPr>
  </w:style>
  <w:style w:type="paragraph" w:customStyle="1" w:styleId="HeaderCustom">
    <w:name w:val="Header Custom"/>
    <w:basedOn w:val="Heading1"/>
    <w:next w:val="Normal"/>
    <w:link w:val="HeaderCustomChar"/>
    <w:qFormat/>
    <w:rsid w:val="00334F26"/>
    <w:pPr>
      <w:spacing w:line="276" w:lineRule="auto"/>
    </w:pPr>
    <w:rPr>
      <w:bCs w:val="0"/>
      <w:sz w:val="28"/>
      <w:u w:val="single"/>
      <w:lang w:val="en"/>
    </w:rPr>
  </w:style>
  <w:style w:type="character" w:customStyle="1" w:styleId="HeaderCustomChar">
    <w:name w:val="Header Custom Char"/>
    <w:basedOn w:val="Heading1Char"/>
    <w:link w:val="HeaderCustom"/>
    <w:rsid w:val="00334F26"/>
    <w:rPr>
      <w:rFonts w:asciiTheme="majorHAnsi" w:eastAsiaTheme="majorEastAsia" w:hAnsiTheme="majorHAnsi" w:cstheme="majorBidi"/>
      <w:bCs w:val="0"/>
      <w:color w:val="2F5496" w:themeColor="accent1" w:themeShade="BF"/>
      <w:sz w:val="28"/>
      <w:szCs w:val="32"/>
      <w:u w:val="single"/>
      <w:lang w:val="en"/>
    </w:rPr>
  </w:style>
  <w:style w:type="paragraph" w:styleId="ListParagraph">
    <w:name w:val="List Paragraph"/>
    <w:basedOn w:val="Normal"/>
    <w:uiPriority w:val="34"/>
    <w:qFormat/>
    <w:rsid w:val="00334F26"/>
    <w:pPr>
      <w:spacing w:after="0" w:line="276" w:lineRule="auto"/>
      <w:ind w:left="720"/>
      <w:contextualSpacing/>
    </w:pPr>
    <w:rPr>
      <w:rFonts w:ascii="Arial" w:eastAsia="Arial" w:hAnsi="Arial" w:cs="Arial"/>
      <w:bCs w:val="0"/>
      <w:sz w:val="22"/>
      <w:lang w:val="en"/>
    </w:rPr>
  </w:style>
  <w:style w:type="character" w:customStyle="1" w:styleId="MTEquationSection">
    <w:name w:val="MTEquationSection"/>
    <w:basedOn w:val="DefaultParagraphFont"/>
    <w:rsid w:val="00334F26"/>
    <w:rPr>
      <w:rFonts w:ascii="Times New Roman" w:hAnsi="Times New Roman" w:cs="Times New Roman"/>
      <w:vanish/>
      <w:color w:val="FF0000"/>
    </w:rPr>
  </w:style>
  <w:style w:type="paragraph" w:customStyle="1" w:styleId="MTDisplayEquation">
    <w:name w:val="MTDisplayEquation"/>
    <w:basedOn w:val="Normal"/>
    <w:next w:val="Normal"/>
    <w:link w:val="MTDisplayEquationChar"/>
    <w:rsid w:val="00334F26"/>
    <w:pPr>
      <w:tabs>
        <w:tab w:val="center" w:pos="4680"/>
        <w:tab w:val="right" w:pos="9360"/>
      </w:tabs>
      <w:spacing w:after="0" w:line="276" w:lineRule="auto"/>
    </w:pPr>
    <w:rPr>
      <w:rFonts w:eastAsia="Arial" w:cs="Times New Roman"/>
      <w:bCs w:val="0"/>
      <w:color w:val="222222"/>
      <w:sz w:val="22"/>
      <w:shd w:val="clear" w:color="auto" w:fill="FFFFFF"/>
      <w:lang w:val="en"/>
    </w:rPr>
  </w:style>
  <w:style w:type="character" w:customStyle="1" w:styleId="MTDisplayEquationChar">
    <w:name w:val="MTDisplayEquation Char"/>
    <w:basedOn w:val="DefaultParagraphFont"/>
    <w:link w:val="MTDisplayEquation"/>
    <w:rsid w:val="00334F26"/>
    <w:rPr>
      <w:rFonts w:eastAsia="Arial" w:cs="Times New Roman"/>
      <w:bCs w:val="0"/>
      <w:color w:val="222222"/>
      <w:sz w:val="22"/>
      <w:lang w:val="en"/>
    </w:rPr>
  </w:style>
  <w:style w:type="character" w:customStyle="1" w:styleId="Heading1Char">
    <w:name w:val="Heading 1 Char"/>
    <w:basedOn w:val="DefaultParagraphFont"/>
    <w:link w:val="Heading1"/>
    <w:uiPriority w:val="9"/>
    <w:rsid w:val="00334F26"/>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B29C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69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3.w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wmf"/><Relationship Id="rId42" Type="http://schemas.microsoft.com/office/2011/relationships/people" Target="people.xml"/><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wmf"/><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oleObject" Target="embeddings/oleObject7.bin"/><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1.emf"/><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8.bin"/><Relationship Id="rId28" Type="http://schemas.openxmlformats.org/officeDocument/2006/relationships/image" Target="media/image14.emf"/><Relationship Id="rId36" Type="http://schemas.openxmlformats.org/officeDocument/2006/relationships/image" Target="media/image20.emf"/><Relationship Id="rId10" Type="http://schemas.openxmlformats.org/officeDocument/2006/relationships/image" Target="media/image3.wmf"/><Relationship Id="rId19" Type="http://schemas.openxmlformats.org/officeDocument/2006/relationships/image" Target="media/image8.wmf"/><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10.wmf"/><Relationship Id="rId27" Type="http://schemas.openxmlformats.org/officeDocument/2006/relationships/oleObject" Target="embeddings/oleObject9.bin"/><Relationship Id="rId30" Type="http://schemas.openxmlformats.org/officeDocument/2006/relationships/image" Target="media/image16.wmf"/><Relationship Id="rId35" Type="http://schemas.openxmlformats.org/officeDocument/2006/relationships/oleObject" Target="embeddings/oleObject11.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8B4E2-34E5-4DAE-A2E1-67BE1D2CC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13</Pages>
  <Words>1668</Words>
  <Characters>9511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 Win</dc:creator>
  <cp:keywords/>
  <dc:description/>
  <cp:lastModifiedBy>Win, Than</cp:lastModifiedBy>
  <cp:revision>21</cp:revision>
  <dcterms:created xsi:type="dcterms:W3CDTF">2020-01-23T18:13:00Z</dcterms:created>
  <dcterms:modified xsi:type="dcterms:W3CDTF">2020-02-13T18:15:00Z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ies>
</file>